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C34B" w14:textId="17F712AE" w:rsidR="00AB4602" w:rsidRDefault="00051280" w:rsidP="00DE5B45">
      <w:pPr>
        <w:spacing w:line="360" w:lineRule="auto"/>
        <w:rPr>
          <w:rFonts w:ascii="Verdana" w:hAnsi="Verdana" w:cs="Calibri"/>
        </w:rPr>
      </w:pPr>
      <w:r w:rsidRPr="00051280">
        <w:rPr>
          <w:rFonts w:ascii="Verdana" w:hAnsi="Verdana" w:cs="Calibri"/>
          <w:b/>
          <w:bCs/>
          <w:sz w:val="28"/>
          <w:szCs w:val="28"/>
        </w:rPr>
        <w:t>Aprender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051280">
        <w:rPr>
          <w:rFonts w:ascii="Verdana" w:hAnsi="Verdana" w:cs="Calibri"/>
          <w:b/>
          <w:bCs/>
          <w:sz w:val="28"/>
          <w:szCs w:val="28"/>
        </w:rPr>
        <w:t>a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051280">
        <w:rPr>
          <w:rFonts w:ascii="Verdana" w:hAnsi="Verdana" w:cs="Calibri"/>
          <w:b/>
          <w:bCs/>
          <w:sz w:val="28"/>
          <w:szCs w:val="28"/>
        </w:rPr>
        <w:t>inserir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051280">
        <w:rPr>
          <w:rFonts w:ascii="Verdana" w:hAnsi="Verdana" w:cs="Calibri"/>
          <w:b/>
          <w:bCs/>
          <w:sz w:val="28"/>
          <w:szCs w:val="28"/>
        </w:rPr>
        <w:t>figuras</w:t>
      </w:r>
    </w:p>
    <w:p w14:paraId="72F4F2B7" w14:textId="54EA7846" w:rsidR="00156636" w:rsidRDefault="00282133" w:rsidP="00DE5B45">
      <w:pPr>
        <w:spacing w:line="360" w:lineRule="auto"/>
        <w:rPr>
          <w:rFonts w:ascii="Verdana" w:hAnsi="Verdana" w:cs="Calibri"/>
        </w:rPr>
      </w:pPr>
      <w:r w:rsidRPr="00282133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dos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recursos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visuais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comumente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utilizados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páginas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HTML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são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as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figuras.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Com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introdução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HTML5,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você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poderá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identificar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são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utilizadas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duas</w:t>
      </w:r>
      <w:r w:rsidR="003A4D2E">
        <w:rPr>
          <w:rFonts w:ascii="Verdana" w:hAnsi="Verdana" w:cs="Calibri"/>
        </w:rPr>
        <w:t xml:space="preserve"> </w:t>
      </w:r>
      <w:proofErr w:type="spellStart"/>
      <w:r w:rsidRPr="00282133">
        <w:rPr>
          <w:rFonts w:ascii="Verdana" w:hAnsi="Verdana" w:cs="Calibri"/>
        </w:rPr>
        <w:t>tags</w:t>
      </w:r>
      <w:proofErr w:type="spellEnd"/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lidar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com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figuras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sua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página: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 w:rsidRPr="00282133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="00215B20">
        <w:rPr>
          <w:rFonts w:ascii="Verdana" w:hAnsi="Verdana" w:cs="Calibri"/>
        </w:rPr>
        <w:t>&lt;</w:t>
      </w:r>
      <w:proofErr w:type="spellStart"/>
      <w:r w:rsidR="00215B20">
        <w:rPr>
          <w:rFonts w:ascii="Verdana" w:hAnsi="Verdana" w:cs="Calibri"/>
        </w:rPr>
        <w:t>img</w:t>
      </w:r>
      <w:proofErr w:type="spellEnd"/>
      <w:r w:rsidR="00215B20">
        <w:rPr>
          <w:rFonts w:ascii="Verdana" w:hAnsi="Verdana" w:cs="Calibri"/>
        </w:rPr>
        <w:t>&gt;</w:t>
      </w:r>
      <w:r w:rsidR="003A4D2E">
        <w:rPr>
          <w:rFonts w:ascii="Verdana" w:hAnsi="Verdana" w:cs="Calibri"/>
        </w:rPr>
        <w:t xml:space="preserve"> </w:t>
      </w:r>
      <w:r w:rsidR="00215B20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="00215B20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 w:rsidR="00215B20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="00215B20">
        <w:rPr>
          <w:rFonts w:ascii="Verdana" w:hAnsi="Verdana" w:cs="Calibri"/>
        </w:rPr>
        <w:t>&lt;figure&gt;</w:t>
      </w:r>
      <w:r w:rsidRPr="00282133">
        <w:rPr>
          <w:rFonts w:ascii="Verdana" w:hAnsi="Verdana" w:cs="Calibri"/>
        </w:rPr>
        <w:t>.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propósito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deste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tutorial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é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você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compreenda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exatamente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serve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cada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282133">
        <w:rPr>
          <w:rFonts w:ascii="Verdana" w:hAnsi="Verdana" w:cs="Calibri"/>
        </w:rPr>
        <w:t>delas</w:t>
      </w:r>
    </w:p>
    <w:p w14:paraId="19C34386" w14:textId="27B43757" w:rsidR="009B7D9F" w:rsidRDefault="009B7D9F" w:rsidP="00DE5B45">
      <w:pPr>
        <w:spacing w:line="360" w:lineRule="auto"/>
        <w:rPr>
          <w:rFonts w:ascii="Verdana" w:hAnsi="Verdana" w:cs="Calibri"/>
        </w:rPr>
      </w:pPr>
      <w:r w:rsidRPr="009B7D9F">
        <w:rPr>
          <w:rFonts w:ascii="Verdana" w:hAnsi="Verdana" w:cs="Calibri"/>
        </w:rPr>
        <w:t>Antes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1993</w:t>
      </w:r>
      <w:r w:rsidRPr="009B7D9F">
        <w:rPr>
          <w:rFonts w:ascii="Verdana" w:hAnsi="Verdana" w:cs="Calibri"/>
        </w:rPr>
        <w:t>,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não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era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possível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visualizar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diretamente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página.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usuário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clicava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link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abrir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nova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página.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verdade,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parte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dessa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estratégia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continua,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dado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as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imagens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não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são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tecnicamente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inseridas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diretamente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página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web.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Cada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é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vinculada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por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meio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link.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 w:rsidRPr="009B7D9F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fldChar w:fldCharType="begin"/>
      </w:r>
      <w:r w:rsidRPr="004D1375">
        <w:rPr>
          <w:rFonts w:ascii="Verdana" w:hAnsi="Verdana" w:cs="Calibri"/>
        </w:rPr>
        <w:instrText xml:space="preserve"> INCLUDEPICTURE "" \* MERGEFORMATINET </w:instrText>
      </w:r>
      <w:r w:rsidRPr="004D1375">
        <w:rPr>
          <w:rFonts w:ascii="Verdana" w:hAnsi="Verdana" w:cs="Calibri"/>
        </w:rPr>
        <w:fldChar w:fldCharType="separate"/>
      </w:r>
      <w:r w:rsidRPr="004D1375">
        <w:rPr>
          <w:rFonts w:ascii="Verdana" w:hAnsi="Verdana" w:cs="Calibri"/>
        </w:rPr>
        <w:t>&lt;</w:t>
      </w:r>
      <w:proofErr w:type="spellStart"/>
      <w:r w:rsidRPr="004D1375">
        <w:rPr>
          <w:rFonts w:ascii="Verdana" w:hAnsi="Verdana" w:cs="Calibri"/>
        </w:rPr>
        <w:t>img</w:t>
      </w:r>
      <w:proofErr w:type="spellEnd"/>
      <w:r w:rsidRPr="004D1375">
        <w:rPr>
          <w:rFonts w:ascii="Verdana" w:hAnsi="Verdana" w:cs="Calibri"/>
        </w:rPr>
        <w:t>&gt;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fldChar w:fldCharType="end"/>
      </w:r>
      <w:r w:rsidRPr="009B7D9F">
        <w:rPr>
          <w:rFonts w:ascii="Verdana" w:hAnsi="Verdana" w:cs="Calibri"/>
        </w:rPr>
        <w:t>faz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é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criar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espaço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apresentar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especificada,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por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meio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9B7D9F">
        <w:rPr>
          <w:rFonts w:ascii="Verdana" w:hAnsi="Verdana" w:cs="Calibri"/>
        </w:rPr>
        <w:t>atributo</w:t>
      </w:r>
      <w:r w:rsidR="003A4D2E">
        <w:rPr>
          <w:rFonts w:ascii="Verdana" w:hAnsi="Verdana" w:cs="Calibri"/>
        </w:rPr>
        <w:t xml:space="preserve"> </w:t>
      </w:r>
      <w:proofErr w:type="spellStart"/>
      <w:r w:rsidRPr="009B7D9F">
        <w:rPr>
          <w:rFonts w:ascii="Verdana" w:hAnsi="Verdana" w:cs="Calibri"/>
        </w:rPr>
        <w:t>src</w:t>
      </w:r>
      <w:proofErr w:type="spellEnd"/>
      <w:r w:rsidRPr="009B7D9F">
        <w:rPr>
          <w:rFonts w:ascii="Verdana" w:hAnsi="Verdana" w:cs="Calibri"/>
        </w:rPr>
        <w:t>.</w:t>
      </w:r>
    </w:p>
    <w:p w14:paraId="16BDD62B" w14:textId="77777777" w:rsidR="004D1375" w:rsidRDefault="004D1375" w:rsidP="00963A05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</w:p>
    <w:p w14:paraId="32F7345E" w14:textId="0A690E96" w:rsidR="00AB4602" w:rsidRDefault="004D1375" w:rsidP="00963A05">
      <w:pPr>
        <w:spacing w:line="360" w:lineRule="auto"/>
        <w:rPr>
          <w:rFonts w:ascii="Verdana" w:hAnsi="Verdana" w:cs="Calibri"/>
        </w:rPr>
      </w:pPr>
      <w:r w:rsidRPr="004D1375">
        <w:rPr>
          <w:rFonts w:ascii="Verdana" w:hAnsi="Verdana" w:cs="Calibri"/>
          <w:b/>
          <w:bCs/>
          <w:sz w:val="28"/>
          <w:szCs w:val="28"/>
        </w:rPr>
        <w:t>Inserindo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D1375">
        <w:rPr>
          <w:rFonts w:ascii="Verdana" w:hAnsi="Verdana" w:cs="Calibri"/>
          <w:b/>
          <w:bCs/>
          <w:sz w:val="28"/>
          <w:szCs w:val="28"/>
        </w:rPr>
        <w:t>figuras</w:t>
      </w:r>
    </w:p>
    <w:p w14:paraId="540BAD97" w14:textId="4F1EAB44" w:rsidR="004D1375" w:rsidRDefault="004D1375" w:rsidP="00963A05">
      <w:pPr>
        <w:spacing w:line="360" w:lineRule="auto"/>
        <w:rPr>
          <w:rFonts w:ascii="Verdana" w:hAnsi="Verdana" w:cs="Calibri"/>
        </w:rPr>
      </w:pPr>
      <w:r w:rsidRPr="004D1375">
        <w:rPr>
          <w:rFonts w:ascii="Verdana" w:hAnsi="Verdana" w:cs="Calibri"/>
        </w:rPr>
        <w:t>Veja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t>seguir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t>exemplo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t>código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t>utiliza</w:t>
      </w:r>
      <w:r w:rsidR="003A4D2E">
        <w:rPr>
          <w:rFonts w:ascii="Verdana" w:hAnsi="Verdana" w:cs="Calibri"/>
        </w:rPr>
        <w:t xml:space="preserve"> </w:t>
      </w:r>
      <w:r w:rsidRPr="004D1375">
        <w:rPr>
          <w:rFonts w:ascii="Verdana" w:hAnsi="Verdana" w:cs="Calibri"/>
        </w:rPr>
        <w:t>essa</w:t>
      </w:r>
      <w:r w:rsidR="003A4D2E">
        <w:rPr>
          <w:rFonts w:ascii="Verdana" w:hAnsi="Verdana" w:cs="Calibri"/>
        </w:rPr>
        <w:t xml:space="preserve"> </w:t>
      </w:r>
      <w:proofErr w:type="spellStart"/>
      <w:r w:rsidRPr="004D1375">
        <w:rPr>
          <w:rFonts w:ascii="Verdana" w:hAnsi="Verdana" w:cs="Calibri"/>
        </w:rPr>
        <w:t>tag</w:t>
      </w:r>
      <w:proofErr w:type="spellEnd"/>
      <w:r w:rsidRPr="004D1375">
        <w:rPr>
          <w:rFonts w:ascii="Verdana" w:hAnsi="Verdana" w:cs="Calibri"/>
        </w:rPr>
        <w:t>:</w:t>
      </w:r>
    </w:p>
    <w:p w14:paraId="68C01435" w14:textId="780CA054" w:rsidR="004D1375" w:rsidRPr="00520B8B" w:rsidRDefault="000D008F" w:rsidP="00963A05">
      <w:pPr>
        <w:spacing w:line="360" w:lineRule="auto"/>
        <w:rPr>
          <w:rFonts w:ascii="Courier New" w:hAnsi="Courier New" w:cs="Courier New"/>
        </w:rPr>
      </w:pPr>
      <w:r w:rsidRPr="00520B8B">
        <w:rPr>
          <w:rFonts w:ascii="Courier New" w:hAnsi="Courier New" w:cs="Courier New"/>
        </w:rPr>
        <w:t>&lt;</w:t>
      </w:r>
      <w:proofErr w:type="spellStart"/>
      <w:r w:rsidRPr="00520B8B">
        <w:rPr>
          <w:rFonts w:ascii="Courier New" w:hAnsi="Courier New" w:cs="Courier New"/>
        </w:rPr>
        <w:t>img</w:t>
      </w:r>
      <w:proofErr w:type="spellEnd"/>
      <w:r w:rsidR="003A4D2E">
        <w:rPr>
          <w:rFonts w:ascii="Courier New" w:hAnsi="Courier New" w:cs="Courier New"/>
        </w:rPr>
        <w:t xml:space="preserve"> </w:t>
      </w:r>
      <w:proofErr w:type="spellStart"/>
      <w:r w:rsidRPr="00520B8B">
        <w:rPr>
          <w:rFonts w:ascii="Courier New" w:hAnsi="Courier New" w:cs="Courier New"/>
        </w:rPr>
        <w:t>src</w:t>
      </w:r>
      <w:proofErr w:type="spellEnd"/>
      <w:r w:rsidRPr="00520B8B">
        <w:rPr>
          <w:rFonts w:ascii="Courier New" w:hAnsi="Courier New" w:cs="Courier New"/>
        </w:rPr>
        <w:t>=”perfil.jpg”</w:t>
      </w:r>
      <w:r w:rsidR="003A4D2E">
        <w:rPr>
          <w:rFonts w:ascii="Courier New" w:hAnsi="Courier New" w:cs="Courier New"/>
        </w:rPr>
        <w:t xml:space="preserve"> </w:t>
      </w:r>
      <w:proofErr w:type="spellStart"/>
      <w:r w:rsidRPr="00520B8B">
        <w:rPr>
          <w:rFonts w:ascii="Courier New" w:hAnsi="Courier New" w:cs="Courier New"/>
        </w:rPr>
        <w:t>alt</w:t>
      </w:r>
      <w:proofErr w:type="spellEnd"/>
      <w:r w:rsidRPr="00520B8B">
        <w:rPr>
          <w:rFonts w:ascii="Courier New" w:hAnsi="Courier New" w:cs="Courier New"/>
        </w:rPr>
        <w:t>=”Foto</w:t>
      </w:r>
      <w:r w:rsidR="003A4D2E">
        <w:rPr>
          <w:rFonts w:ascii="Courier New" w:hAnsi="Courier New" w:cs="Courier New"/>
        </w:rPr>
        <w:t xml:space="preserve"> </w:t>
      </w:r>
      <w:r w:rsidRPr="00520B8B">
        <w:rPr>
          <w:rFonts w:ascii="Courier New" w:hAnsi="Courier New" w:cs="Courier New"/>
        </w:rPr>
        <w:t>de</w:t>
      </w:r>
      <w:r w:rsidR="003A4D2E">
        <w:rPr>
          <w:rFonts w:ascii="Courier New" w:hAnsi="Courier New" w:cs="Courier New"/>
        </w:rPr>
        <w:t xml:space="preserve"> </w:t>
      </w:r>
      <w:r w:rsidRPr="00520B8B">
        <w:rPr>
          <w:rFonts w:ascii="Courier New" w:hAnsi="Courier New" w:cs="Courier New"/>
        </w:rPr>
        <w:t>perfil”</w:t>
      </w:r>
      <w:r w:rsidR="003A4D2E">
        <w:rPr>
          <w:rFonts w:ascii="Courier New" w:hAnsi="Courier New" w:cs="Courier New"/>
        </w:rPr>
        <w:t xml:space="preserve"> </w:t>
      </w:r>
      <w:proofErr w:type="spellStart"/>
      <w:r w:rsidRPr="00520B8B">
        <w:rPr>
          <w:rFonts w:ascii="Courier New" w:hAnsi="Courier New" w:cs="Courier New"/>
        </w:rPr>
        <w:t>width</w:t>
      </w:r>
      <w:proofErr w:type="spellEnd"/>
      <w:r w:rsidR="00520B8B" w:rsidRPr="00520B8B">
        <w:rPr>
          <w:rFonts w:ascii="Courier New" w:hAnsi="Courier New" w:cs="Courier New"/>
        </w:rPr>
        <w:t>=”600”</w:t>
      </w:r>
      <w:r w:rsidR="003A4D2E">
        <w:rPr>
          <w:rFonts w:ascii="Courier New" w:hAnsi="Courier New" w:cs="Courier New"/>
        </w:rPr>
        <w:t xml:space="preserve"> </w:t>
      </w:r>
      <w:proofErr w:type="spellStart"/>
      <w:r w:rsidR="00520B8B" w:rsidRPr="00520B8B">
        <w:rPr>
          <w:rFonts w:ascii="Courier New" w:hAnsi="Courier New" w:cs="Courier New"/>
        </w:rPr>
        <w:t>height</w:t>
      </w:r>
      <w:proofErr w:type="spellEnd"/>
      <w:r w:rsidR="00520B8B" w:rsidRPr="00520B8B">
        <w:rPr>
          <w:rFonts w:ascii="Courier New" w:hAnsi="Courier New" w:cs="Courier New"/>
        </w:rPr>
        <w:t>=”400”&gt;</w:t>
      </w:r>
    </w:p>
    <w:p w14:paraId="7C2B7DBC" w14:textId="5E8C9F6C" w:rsidR="00520B8B" w:rsidRDefault="00520B8B" w:rsidP="00963A05">
      <w:pPr>
        <w:spacing w:line="360" w:lineRule="auto"/>
        <w:rPr>
          <w:rFonts w:ascii="Verdana" w:hAnsi="Verdana" w:cs="Calibri"/>
        </w:rPr>
      </w:pPr>
      <w:r w:rsidRPr="00520B8B">
        <w:rPr>
          <w:rFonts w:ascii="Verdana" w:hAnsi="Verdana" w:cs="Calibri"/>
        </w:rPr>
        <w:t>Os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seguintes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atributos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foram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utilizados:</w:t>
      </w:r>
    </w:p>
    <w:p w14:paraId="69EC029C" w14:textId="5B6231EE" w:rsidR="00520B8B" w:rsidRDefault="00520B8B" w:rsidP="00520B8B">
      <w:pPr>
        <w:numPr>
          <w:ilvl w:val="0"/>
          <w:numId w:val="8"/>
        </w:numPr>
        <w:rPr>
          <w:rFonts w:ascii="Verdana" w:hAnsi="Verdana" w:cs="Calibri"/>
        </w:rPr>
      </w:pPr>
      <w:proofErr w:type="spellStart"/>
      <w:r w:rsidRPr="00520B8B">
        <w:rPr>
          <w:rFonts w:ascii="Verdana" w:hAnsi="Verdana" w:cs="Calibri"/>
        </w:rPr>
        <w:t>src</w:t>
      </w:r>
      <w:proofErr w:type="spellEnd"/>
      <w:r w:rsidRPr="00520B8B">
        <w:rPr>
          <w:rFonts w:ascii="Verdana" w:hAnsi="Verdana" w:cs="Calibri"/>
        </w:rPr>
        <w:t>: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especifica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caminho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imagem.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caminho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pode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ser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caminho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interno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URL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externa.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preenchimento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desse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atributo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é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obrigatório.</w:t>
      </w:r>
    </w:p>
    <w:p w14:paraId="7FCCAF99" w14:textId="46DCD9CC" w:rsidR="00520B8B" w:rsidRDefault="00520B8B" w:rsidP="00520B8B">
      <w:pPr>
        <w:numPr>
          <w:ilvl w:val="0"/>
          <w:numId w:val="8"/>
        </w:numPr>
        <w:rPr>
          <w:rFonts w:ascii="Verdana" w:hAnsi="Verdana" w:cs="Calibri"/>
        </w:rPr>
      </w:pPr>
      <w:proofErr w:type="spellStart"/>
      <w:r w:rsidRPr="00520B8B">
        <w:rPr>
          <w:rFonts w:ascii="Verdana" w:hAnsi="Verdana" w:cs="Calibri"/>
        </w:rPr>
        <w:t>alt</w:t>
      </w:r>
      <w:proofErr w:type="spellEnd"/>
      <w:r w:rsidRPr="00520B8B">
        <w:rPr>
          <w:rFonts w:ascii="Verdana" w:hAnsi="Verdana" w:cs="Calibri"/>
        </w:rPr>
        <w:t>: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utilizado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inserir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texto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alternativo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à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imagem.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Recomendado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prover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maior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acessibilidade,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pois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permite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apresentar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descrição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caso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ela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não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seja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carregada.</w:t>
      </w:r>
    </w:p>
    <w:p w14:paraId="7DD9918C" w14:textId="706AC614" w:rsidR="00520B8B" w:rsidRDefault="00520B8B" w:rsidP="00520B8B">
      <w:pPr>
        <w:numPr>
          <w:ilvl w:val="0"/>
          <w:numId w:val="8"/>
        </w:numPr>
        <w:rPr>
          <w:rFonts w:ascii="Verdana" w:hAnsi="Verdana" w:cs="Calibri"/>
        </w:rPr>
      </w:pPr>
      <w:proofErr w:type="spellStart"/>
      <w:r w:rsidRPr="00520B8B">
        <w:rPr>
          <w:rFonts w:ascii="Verdana" w:hAnsi="Verdana" w:cs="Calibri"/>
        </w:rPr>
        <w:t>width</w:t>
      </w:r>
      <w:proofErr w:type="spellEnd"/>
      <w:r w:rsidRPr="00520B8B">
        <w:rPr>
          <w:rFonts w:ascii="Verdana" w:hAnsi="Verdana" w:cs="Calibri"/>
        </w:rPr>
        <w:t>: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utilizado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especificar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largura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imagem.</w:t>
      </w:r>
    </w:p>
    <w:p w14:paraId="034AE6C3" w14:textId="45D7FC61" w:rsidR="004D1375" w:rsidRPr="000D008F" w:rsidRDefault="00520B8B" w:rsidP="00520B8B">
      <w:pPr>
        <w:numPr>
          <w:ilvl w:val="0"/>
          <w:numId w:val="8"/>
        </w:numPr>
        <w:rPr>
          <w:rFonts w:ascii="Verdana" w:hAnsi="Verdana" w:cs="Calibri"/>
        </w:rPr>
      </w:pPr>
      <w:proofErr w:type="spellStart"/>
      <w:r w:rsidRPr="00520B8B">
        <w:rPr>
          <w:rFonts w:ascii="Verdana" w:hAnsi="Verdana" w:cs="Calibri"/>
        </w:rPr>
        <w:t>height</w:t>
      </w:r>
      <w:proofErr w:type="spellEnd"/>
      <w:r w:rsidRPr="00520B8B">
        <w:rPr>
          <w:rFonts w:ascii="Verdana" w:hAnsi="Verdana" w:cs="Calibri"/>
        </w:rPr>
        <w:t>: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utilizado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especificar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altura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520B8B">
        <w:rPr>
          <w:rFonts w:ascii="Verdana" w:hAnsi="Verdana" w:cs="Calibri"/>
        </w:rPr>
        <w:t>imagem.</w:t>
      </w:r>
    </w:p>
    <w:p w14:paraId="0C07D17F" w14:textId="103DC564" w:rsidR="00834E11" w:rsidRPr="00A12E1E" w:rsidRDefault="00A12E1E" w:rsidP="00A12E1E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praticar,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fa</w:t>
      </w:r>
      <w:r w:rsidR="00C94CED">
        <w:rPr>
          <w:rFonts w:ascii="Verdana" w:hAnsi="Verdana" w:cs="Calibri"/>
        </w:rPr>
        <w:t>ça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download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d</w:t>
      </w:r>
      <w:r w:rsidR="00517366">
        <w:rPr>
          <w:rFonts w:ascii="Verdana" w:hAnsi="Verdana" w:cs="Calibri"/>
        </w:rPr>
        <w:t>o</w:t>
      </w:r>
      <w:r w:rsidR="00834E11">
        <w:rPr>
          <w:rFonts w:ascii="Verdana" w:hAnsi="Verdana" w:cs="Calibri"/>
        </w:rPr>
        <w:t>s</w:t>
      </w:r>
      <w:r w:rsidR="003A4D2E">
        <w:rPr>
          <w:rFonts w:ascii="Verdana" w:hAnsi="Verdana" w:cs="Calibri"/>
        </w:rPr>
        <w:t xml:space="preserve"> </w:t>
      </w:r>
      <w:r w:rsidR="00517366">
        <w:rPr>
          <w:rFonts w:ascii="Verdana" w:hAnsi="Verdana" w:cs="Calibri"/>
        </w:rPr>
        <w:t>arquivo</w:t>
      </w:r>
      <w:r w:rsidR="00834E11">
        <w:rPr>
          <w:rFonts w:ascii="Verdana" w:hAnsi="Verdana" w:cs="Calibri"/>
        </w:rPr>
        <w:t>s</w:t>
      </w:r>
      <w:r w:rsidR="003A4D2E">
        <w:rPr>
          <w:rFonts w:ascii="Verdana" w:hAnsi="Verdana" w:cs="Calibri"/>
        </w:rPr>
        <w:t xml:space="preserve"> </w:t>
      </w:r>
      <w:r w:rsidR="00120E65" w:rsidRPr="00834E11">
        <w:rPr>
          <w:rFonts w:ascii="Verdana" w:hAnsi="Verdana" w:cs="Calibri"/>
          <w:i/>
          <w:iCs/>
        </w:rPr>
        <w:t>Exemplo_ODS.html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="00834E11" w:rsidRPr="00834E11">
        <w:rPr>
          <w:rFonts w:ascii="Verdana" w:hAnsi="Verdana" w:cs="Calibri"/>
          <w:i/>
          <w:iCs/>
        </w:rPr>
        <w:t>ods.png</w:t>
      </w:r>
      <w:r>
        <w:rPr>
          <w:rFonts w:ascii="Verdana" w:hAnsi="Verdana" w:cs="Calibri"/>
        </w:rPr>
        <w:t>,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estão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Moodle,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insira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código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abaixo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arquivo</w:t>
      </w:r>
      <w:r w:rsidR="003A4D2E">
        <w:rPr>
          <w:rFonts w:ascii="Verdana" w:hAnsi="Verdana" w:cs="Calibri"/>
        </w:rPr>
        <w:t xml:space="preserve"> </w:t>
      </w:r>
      <w:proofErr w:type="spellStart"/>
      <w:r>
        <w:rPr>
          <w:rFonts w:ascii="Verdana" w:hAnsi="Verdana" w:cs="Calibri"/>
        </w:rPr>
        <w:t>html</w:t>
      </w:r>
      <w:proofErr w:type="spellEnd"/>
      <w:r>
        <w:rPr>
          <w:rFonts w:ascii="Verdana" w:hAnsi="Verdana" w:cs="Calibri"/>
        </w:rPr>
        <w:t>:</w:t>
      </w:r>
    </w:p>
    <w:p w14:paraId="4DBCC2A6" w14:textId="76148C77" w:rsidR="00834E11" w:rsidRPr="00B408CA" w:rsidRDefault="00B408CA" w:rsidP="00963A05">
      <w:pPr>
        <w:spacing w:line="360" w:lineRule="auto"/>
        <w:rPr>
          <w:rFonts w:ascii="Courier New" w:hAnsi="Courier New" w:cs="Courier New"/>
          <w:color w:val="EE0000"/>
          <w:lang w:val="en-US"/>
        </w:rPr>
      </w:pPr>
      <w:r w:rsidRPr="00B408CA">
        <w:rPr>
          <w:rFonts w:ascii="Courier New" w:hAnsi="Courier New" w:cs="Courier New"/>
          <w:color w:val="EE0000"/>
          <w:lang w:val="en-US"/>
        </w:rPr>
        <w:t>&lt;</w:t>
      </w:r>
      <w:proofErr w:type="spellStart"/>
      <w:r w:rsidRPr="00B408CA">
        <w:rPr>
          <w:rFonts w:ascii="Courier New" w:hAnsi="Courier New" w:cs="Courier New"/>
          <w:color w:val="EE0000"/>
          <w:lang w:val="en-US"/>
        </w:rPr>
        <w:t>img</w:t>
      </w:r>
      <w:proofErr w:type="spellEnd"/>
      <w:r w:rsidR="003A4D2E">
        <w:rPr>
          <w:rFonts w:ascii="Courier New" w:hAnsi="Courier New" w:cs="Courier New"/>
          <w:color w:val="EE0000"/>
          <w:lang w:val="en-US"/>
        </w:rPr>
        <w:t xml:space="preserve"> </w:t>
      </w:r>
      <w:proofErr w:type="spellStart"/>
      <w:r w:rsidRPr="00B408CA">
        <w:rPr>
          <w:rFonts w:ascii="Courier New" w:hAnsi="Courier New" w:cs="Courier New"/>
          <w:color w:val="EE0000"/>
          <w:lang w:val="en-US"/>
        </w:rPr>
        <w:t>src</w:t>
      </w:r>
      <w:proofErr w:type="spellEnd"/>
      <w:r w:rsidRPr="00B408CA">
        <w:rPr>
          <w:rFonts w:ascii="Courier New" w:hAnsi="Courier New" w:cs="Courier New"/>
          <w:color w:val="EE0000"/>
          <w:lang w:val="en-US"/>
        </w:rPr>
        <w:t>="figs/ods.png"</w:t>
      </w:r>
      <w:r w:rsidR="003A4D2E">
        <w:rPr>
          <w:rFonts w:ascii="Courier New" w:hAnsi="Courier New" w:cs="Courier New"/>
          <w:color w:val="EE0000"/>
          <w:lang w:val="en-US"/>
        </w:rPr>
        <w:t xml:space="preserve"> </w:t>
      </w:r>
      <w:r w:rsidRPr="00B408CA">
        <w:rPr>
          <w:rFonts w:ascii="Courier New" w:hAnsi="Courier New" w:cs="Courier New"/>
          <w:color w:val="EE0000"/>
          <w:lang w:val="en-US"/>
        </w:rPr>
        <w:t>alt="17</w:t>
      </w:r>
      <w:r w:rsidR="003A4D2E">
        <w:rPr>
          <w:rFonts w:ascii="Courier New" w:hAnsi="Courier New" w:cs="Courier New"/>
          <w:color w:val="EE0000"/>
          <w:lang w:val="en-US"/>
        </w:rPr>
        <w:t xml:space="preserve"> </w:t>
      </w:r>
      <w:r w:rsidRPr="00B408CA">
        <w:rPr>
          <w:rFonts w:ascii="Courier New" w:hAnsi="Courier New" w:cs="Courier New"/>
          <w:color w:val="EE0000"/>
          <w:lang w:val="en-US"/>
        </w:rPr>
        <w:t>ODS"</w:t>
      </w:r>
      <w:r w:rsidR="003A4D2E">
        <w:rPr>
          <w:rFonts w:ascii="Courier New" w:hAnsi="Courier New" w:cs="Courier New"/>
          <w:color w:val="EE0000"/>
          <w:lang w:val="en-US"/>
        </w:rPr>
        <w:t xml:space="preserve"> </w:t>
      </w:r>
      <w:r w:rsidRPr="00B408CA">
        <w:rPr>
          <w:rFonts w:ascii="Courier New" w:hAnsi="Courier New" w:cs="Courier New"/>
          <w:color w:val="EE0000"/>
          <w:lang w:val="en-US"/>
        </w:rPr>
        <w:t>width="600"</w:t>
      </w:r>
      <w:r w:rsidR="003A4D2E">
        <w:rPr>
          <w:rFonts w:ascii="Courier New" w:hAnsi="Courier New" w:cs="Courier New"/>
          <w:color w:val="EE0000"/>
          <w:lang w:val="en-US"/>
        </w:rPr>
        <w:t xml:space="preserve"> </w:t>
      </w:r>
      <w:r w:rsidRPr="00B408CA">
        <w:rPr>
          <w:rFonts w:ascii="Courier New" w:hAnsi="Courier New" w:cs="Courier New"/>
          <w:color w:val="EE0000"/>
          <w:lang w:val="en-US"/>
        </w:rPr>
        <w:t>height="400"</w:t>
      </w:r>
      <w:r w:rsidR="003A4D2E">
        <w:rPr>
          <w:rFonts w:ascii="Courier New" w:hAnsi="Courier New" w:cs="Courier New"/>
          <w:color w:val="EE0000"/>
          <w:lang w:val="en-US"/>
        </w:rPr>
        <w:t xml:space="preserve"> </w:t>
      </w:r>
      <w:r w:rsidRPr="00B408CA">
        <w:rPr>
          <w:rFonts w:ascii="Courier New" w:hAnsi="Courier New" w:cs="Courier New"/>
          <w:color w:val="EE0000"/>
          <w:lang w:val="en-US"/>
        </w:rPr>
        <w:t>&gt;</w:t>
      </w:r>
    </w:p>
    <w:p w14:paraId="63F134DC" w14:textId="3DCD0951" w:rsidR="00E82A70" w:rsidRDefault="00E82A70" w:rsidP="00E82A70">
      <w:pPr>
        <w:spacing w:line="360" w:lineRule="auto"/>
        <w:rPr>
          <w:rFonts w:ascii="Verdana" w:hAnsi="Verdana" w:cs="Calibri"/>
        </w:rPr>
      </w:pPr>
      <w:r w:rsidRPr="00E82A70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defini</w:t>
      </w:r>
      <w:r w:rsidRPr="00E82A70">
        <w:rPr>
          <w:rFonts w:ascii="Verdana" w:hAnsi="Verdana" w:cs="Calibri" w:hint="eastAsia"/>
        </w:rPr>
        <w:t>çã</w:t>
      </w:r>
      <w:r w:rsidRPr="00E82A70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altura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largura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figura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 w:hint="eastAsia"/>
        </w:rPr>
        <w:t>é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algo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recomendado,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navegador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j</w:t>
      </w:r>
      <w:r w:rsidRPr="00E82A70">
        <w:rPr>
          <w:rFonts w:ascii="Verdana" w:hAnsi="Verdana" w:cs="Calibri" w:hint="eastAsia"/>
        </w:rPr>
        <w:t>á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reserve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espa</w:t>
      </w:r>
      <w:r w:rsidRPr="00E82A70">
        <w:rPr>
          <w:rFonts w:ascii="Verdana" w:hAnsi="Verdana" w:cs="Calibri" w:hint="eastAsia"/>
        </w:rPr>
        <w:t>ç</w:t>
      </w:r>
      <w:r w:rsidRPr="00E82A70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renderizar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figura,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caso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esse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processo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demore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alguns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segundos.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Por</w:t>
      </w:r>
      <w:r w:rsidRPr="00E82A70">
        <w:rPr>
          <w:rFonts w:ascii="Verdana" w:hAnsi="Verdana" w:cs="Calibri" w:hint="eastAsia"/>
        </w:rPr>
        <w:t>é</w:t>
      </w:r>
      <w:r w:rsidRPr="00E82A70">
        <w:rPr>
          <w:rFonts w:ascii="Verdana" w:hAnsi="Verdana" w:cs="Calibri"/>
        </w:rPr>
        <w:t>m,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essa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especifica</w:t>
      </w:r>
      <w:r w:rsidRPr="00E82A70">
        <w:rPr>
          <w:rFonts w:ascii="Verdana" w:hAnsi="Verdana" w:cs="Calibri" w:hint="eastAsia"/>
        </w:rPr>
        <w:t>çã</w:t>
      </w:r>
      <w:r w:rsidRPr="00E82A70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pode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ser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realizada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diretamente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CSS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p</w:t>
      </w:r>
      <w:r w:rsidRPr="00E82A70">
        <w:rPr>
          <w:rFonts w:ascii="Verdana" w:hAnsi="Verdana" w:cs="Calibri" w:hint="eastAsia"/>
        </w:rPr>
        <w:t>á</w:t>
      </w:r>
      <w:r w:rsidRPr="00E82A70">
        <w:rPr>
          <w:rFonts w:ascii="Verdana" w:hAnsi="Verdana" w:cs="Calibri"/>
        </w:rPr>
        <w:t>gina,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conforme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veremos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mais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adiante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E82A70">
        <w:rPr>
          <w:rFonts w:ascii="Verdana" w:hAnsi="Verdana" w:cs="Calibri"/>
        </w:rPr>
        <w:t>disciplina</w:t>
      </w:r>
    </w:p>
    <w:p w14:paraId="31F6F674" w14:textId="467B111B" w:rsidR="00834E11" w:rsidRPr="00E82A70" w:rsidRDefault="00B408CA" w:rsidP="00963A05">
      <w:pPr>
        <w:spacing w:line="360" w:lineRule="auto"/>
        <w:rPr>
          <w:rFonts w:ascii="Verdana" w:hAnsi="Verdana" w:cs="Calibri"/>
          <w:b/>
          <w:bCs/>
        </w:rPr>
      </w:pPr>
      <w:r w:rsidRPr="00E82A70">
        <w:rPr>
          <w:rFonts w:ascii="Verdana" w:hAnsi="Verdana" w:cs="Calibri"/>
          <w:b/>
          <w:bCs/>
        </w:rPr>
        <w:lastRenderedPageBreak/>
        <w:t>Lembre-se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que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você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deve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indicar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corretamente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o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caminho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para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a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figura,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no</w:t>
      </w:r>
      <w:r w:rsidR="003A4D2E">
        <w:rPr>
          <w:rFonts w:ascii="Verdana" w:hAnsi="Verdana" w:cs="Calibri"/>
          <w:b/>
          <w:bCs/>
        </w:rPr>
        <w:t xml:space="preserve"> </w:t>
      </w:r>
      <w:r w:rsidRPr="00E82A70">
        <w:rPr>
          <w:rFonts w:ascii="Verdana" w:hAnsi="Verdana" w:cs="Calibri"/>
          <w:b/>
          <w:bCs/>
        </w:rPr>
        <w:t>atributo</w:t>
      </w:r>
      <w:r w:rsidR="003A4D2E">
        <w:rPr>
          <w:rFonts w:ascii="Verdana" w:hAnsi="Verdana" w:cs="Calibri"/>
          <w:b/>
          <w:bCs/>
        </w:rPr>
        <w:t xml:space="preserve"> </w:t>
      </w:r>
      <w:proofErr w:type="spellStart"/>
      <w:r w:rsidRPr="00E82A70">
        <w:rPr>
          <w:rFonts w:ascii="Verdana" w:hAnsi="Verdana" w:cs="Calibri"/>
          <w:b/>
          <w:bCs/>
        </w:rPr>
        <w:t>src</w:t>
      </w:r>
      <w:proofErr w:type="spellEnd"/>
      <w:r w:rsidRPr="00E82A70">
        <w:rPr>
          <w:rFonts w:ascii="Verdana" w:hAnsi="Verdana" w:cs="Calibri"/>
          <w:b/>
          <w:bCs/>
        </w:rPr>
        <w:t>.</w:t>
      </w:r>
    </w:p>
    <w:p w14:paraId="28A2B52F" w14:textId="43CE9ED9" w:rsidR="00261D49" w:rsidRPr="00AD2D61" w:rsidRDefault="00B2598B" w:rsidP="00CC1C83">
      <w:pPr>
        <w:pStyle w:val="PargrafodaLista"/>
        <w:spacing w:line="360" w:lineRule="auto"/>
        <w:ind w:left="0"/>
        <w:rPr>
          <w:rFonts w:ascii="Courier New" w:hAnsi="Courier New" w:cs="Courier New"/>
        </w:rPr>
      </w:pPr>
      <w:r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caminho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atributo</w:t>
      </w:r>
      <w:r w:rsidR="003A4D2E">
        <w:rPr>
          <w:rFonts w:ascii="Verdana" w:hAnsi="Verdana" w:cs="Calibri"/>
        </w:rPr>
        <w:t xml:space="preserve"> </w:t>
      </w:r>
      <w:proofErr w:type="spellStart"/>
      <w:r>
        <w:rPr>
          <w:rFonts w:ascii="Verdana" w:hAnsi="Verdana" w:cs="Calibri"/>
        </w:rPr>
        <w:t>src</w:t>
      </w:r>
      <w:proofErr w:type="spellEnd"/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proofErr w:type="spellStart"/>
      <w:r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&lt;</w:t>
      </w:r>
      <w:proofErr w:type="spellStart"/>
      <w:r>
        <w:rPr>
          <w:rFonts w:ascii="Verdana" w:hAnsi="Verdana" w:cs="Calibri"/>
        </w:rPr>
        <w:t>img</w:t>
      </w:r>
      <w:proofErr w:type="spellEnd"/>
      <w:r>
        <w:rPr>
          <w:rFonts w:ascii="Verdana" w:hAnsi="Verdana" w:cs="Calibri"/>
        </w:rPr>
        <w:t>&gt;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é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indicado</w:t>
      </w:r>
      <w:r w:rsidR="003A4D2E">
        <w:rPr>
          <w:rFonts w:ascii="Verdana" w:hAnsi="Verdana" w:cs="Calibri"/>
        </w:rPr>
        <w:t xml:space="preserve"> </w:t>
      </w:r>
      <w:r w:rsidR="006C27B0">
        <w:rPr>
          <w:rFonts w:ascii="Verdana" w:hAnsi="Verdana" w:cs="Calibri"/>
        </w:rPr>
        <w:t>por</w:t>
      </w:r>
      <w:r w:rsidR="003A4D2E">
        <w:rPr>
          <w:rFonts w:ascii="Verdana" w:hAnsi="Verdana" w:cs="Calibri"/>
        </w:rPr>
        <w:t xml:space="preserve"> </w:t>
      </w:r>
      <w:r w:rsidR="006C27B0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URL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(relativo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absoluto)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aponta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localização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arquivo,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como</w:t>
      </w:r>
      <w:r w:rsidR="006C27B0">
        <w:rPr>
          <w:rFonts w:ascii="Verdana" w:hAnsi="Verdana" w:cs="Calibri"/>
        </w:rPr>
        <w:br/>
      </w:r>
      <w:r w:rsidR="00261D49" w:rsidRPr="00AD2D61">
        <w:rPr>
          <w:rFonts w:ascii="Courier New" w:hAnsi="Courier New" w:cs="Courier New"/>
        </w:rPr>
        <w:t>&lt;</w:t>
      </w:r>
      <w:proofErr w:type="spellStart"/>
      <w:r w:rsidR="00261D49" w:rsidRPr="00AD2D61">
        <w:rPr>
          <w:rFonts w:ascii="Courier New" w:hAnsi="Courier New" w:cs="Courier New"/>
        </w:rPr>
        <w:t>img</w:t>
      </w:r>
      <w:proofErr w:type="spellEnd"/>
      <w:r w:rsidR="003A4D2E">
        <w:rPr>
          <w:rFonts w:ascii="Courier New" w:hAnsi="Courier New" w:cs="Courier New"/>
        </w:rPr>
        <w:t xml:space="preserve"> </w:t>
      </w:r>
      <w:proofErr w:type="spellStart"/>
      <w:r w:rsidR="00261D49" w:rsidRPr="00AD2D61">
        <w:rPr>
          <w:rFonts w:ascii="Courier New" w:hAnsi="Courier New" w:cs="Courier New"/>
        </w:rPr>
        <w:t>src</w:t>
      </w:r>
      <w:proofErr w:type="spellEnd"/>
      <w:r w:rsidR="00261D49" w:rsidRPr="00AD2D61">
        <w:rPr>
          <w:rFonts w:ascii="Courier New" w:hAnsi="Courier New" w:cs="Courier New"/>
        </w:rPr>
        <w:t>="caminho/imagem.jpg"</w:t>
      </w:r>
      <w:r w:rsidR="003A4D2E">
        <w:rPr>
          <w:rFonts w:ascii="Courier New" w:hAnsi="Courier New" w:cs="Courier New"/>
        </w:rPr>
        <w:t xml:space="preserve"> </w:t>
      </w:r>
      <w:proofErr w:type="spellStart"/>
      <w:r w:rsidR="00261D49" w:rsidRPr="00AD2D61">
        <w:rPr>
          <w:rFonts w:ascii="Courier New" w:hAnsi="Courier New" w:cs="Courier New"/>
        </w:rPr>
        <w:t>alt</w:t>
      </w:r>
      <w:proofErr w:type="spellEnd"/>
      <w:r w:rsidR="00261D49" w:rsidRPr="00AD2D61">
        <w:rPr>
          <w:rFonts w:ascii="Courier New" w:hAnsi="Courier New" w:cs="Courier New"/>
        </w:rPr>
        <w:t>="descrição"&gt;</w:t>
      </w:r>
    </w:p>
    <w:p w14:paraId="6BF1FECC" w14:textId="14032EFA" w:rsidR="00CC1C83" w:rsidRDefault="00261D49" w:rsidP="00CC1C8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Calibri"/>
        </w:rPr>
      </w:pPr>
      <w:r w:rsidRPr="0053488C">
        <w:rPr>
          <w:rFonts w:ascii="Verdana" w:hAnsi="Verdana" w:cs="Calibri"/>
        </w:rPr>
        <w:t>caminhos</w:t>
      </w:r>
      <w:r w:rsidR="003A4D2E">
        <w:rPr>
          <w:rFonts w:ascii="Verdana" w:hAnsi="Verdana" w:cs="Calibri"/>
        </w:rPr>
        <w:t xml:space="preserve"> </w:t>
      </w:r>
      <w:r w:rsidRPr="0053488C">
        <w:rPr>
          <w:rFonts w:ascii="Verdana" w:hAnsi="Verdana" w:cs="Calibri"/>
        </w:rPr>
        <w:t>relativos</w:t>
      </w:r>
      <w:r w:rsidR="003A4D2E">
        <w:rPr>
          <w:rFonts w:ascii="Verdana" w:hAnsi="Verdana" w:cs="Calibri"/>
        </w:rPr>
        <w:t xml:space="preserve"> </w:t>
      </w:r>
      <w:r w:rsidRPr="0053488C">
        <w:rPr>
          <w:rFonts w:ascii="Verdana" w:hAnsi="Verdana" w:cs="Calibri"/>
        </w:rPr>
        <w:t>(</w:t>
      </w:r>
      <w:proofErr w:type="spellStart"/>
      <w:r w:rsidRPr="0053488C">
        <w:rPr>
          <w:rFonts w:ascii="Verdana" w:hAnsi="Verdana" w:cs="Calibri"/>
        </w:rPr>
        <w:t>images</w:t>
      </w:r>
      <w:proofErr w:type="spellEnd"/>
      <w:r w:rsidRPr="0053488C">
        <w:rPr>
          <w:rFonts w:ascii="Verdana" w:hAnsi="Verdana" w:cs="Calibri"/>
        </w:rPr>
        <w:t>/foto.jpg)</w:t>
      </w:r>
      <w:r w:rsidR="003A4D2E">
        <w:rPr>
          <w:rFonts w:ascii="Verdana" w:hAnsi="Verdana" w:cs="Calibri"/>
        </w:rPr>
        <w:t xml:space="preserve"> </w:t>
      </w:r>
      <w:r w:rsidRPr="0053488C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53488C">
        <w:rPr>
          <w:rFonts w:ascii="Verdana" w:hAnsi="Verdana" w:cs="Calibri"/>
        </w:rPr>
        <w:t>arquivos</w:t>
      </w:r>
      <w:r w:rsidR="003A4D2E">
        <w:rPr>
          <w:rFonts w:ascii="Verdana" w:hAnsi="Verdana" w:cs="Calibri"/>
        </w:rPr>
        <w:t xml:space="preserve"> </w:t>
      </w:r>
      <w:r w:rsidRPr="0053488C">
        <w:rPr>
          <w:rFonts w:ascii="Verdana" w:hAnsi="Verdana" w:cs="Calibri"/>
        </w:rPr>
        <w:t>internos</w:t>
      </w:r>
    </w:p>
    <w:p w14:paraId="5350EBCC" w14:textId="38CB1FE9" w:rsidR="00B408CA" w:rsidRPr="0053488C" w:rsidRDefault="00CC1C83" w:rsidP="00CC1C83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caminhos</w:t>
      </w:r>
      <w:r w:rsidR="003A4D2E">
        <w:rPr>
          <w:rFonts w:ascii="Verdana" w:hAnsi="Verdana" w:cs="Calibri"/>
        </w:rPr>
        <w:t xml:space="preserve">  </w:t>
      </w:r>
      <w:r w:rsidR="00261D49" w:rsidRPr="0053488C">
        <w:rPr>
          <w:rFonts w:ascii="Verdana" w:hAnsi="Verdana" w:cs="Calibri"/>
        </w:rPr>
        <w:t>absolutos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(http://site.com/foto.jpg)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imagens</w:t>
      </w:r>
      <w:r w:rsidR="003A4D2E">
        <w:rPr>
          <w:rFonts w:ascii="Verdana" w:hAnsi="Verdana" w:cs="Calibri"/>
        </w:rPr>
        <w:t xml:space="preserve"> </w:t>
      </w:r>
      <w:r w:rsidR="00261D49" w:rsidRPr="0053488C">
        <w:rPr>
          <w:rFonts w:ascii="Verdana" w:hAnsi="Verdana" w:cs="Calibri"/>
        </w:rPr>
        <w:t>externas</w:t>
      </w:r>
    </w:p>
    <w:p w14:paraId="0DCFAAAC" w14:textId="2356C45A" w:rsidR="00261D49" w:rsidRPr="008A368C" w:rsidRDefault="008A368C" w:rsidP="00963A05">
      <w:pPr>
        <w:spacing w:line="360" w:lineRule="auto"/>
        <w:rPr>
          <w:rFonts w:ascii="Verdana" w:hAnsi="Verdana" w:cs="Calibri"/>
        </w:rPr>
      </w:pPr>
      <w:r w:rsidRPr="008A368C">
        <w:rPr>
          <w:rFonts w:ascii="Verdana" w:hAnsi="Verdana" w:cs="Calibri"/>
        </w:rPr>
        <w:t>Não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utilize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barra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invertida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(\)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caminhos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atributo</w:t>
      </w:r>
      <w:r w:rsidR="003A4D2E">
        <w:rPr>
          <w:rFonts w:ascii="Verdana" w:hAnsi="Verdana" w:cs="Calibri"/>
        </w:rPr>
        <w:t xml:space="preserve"> </w:t>
      </w:r>
      <w:proofErr w:type="spellStart"/>
      <w:r w:rsidRPr="008A368C">
        <w:rPr>
          <w:rFonts w:ascii="Verdana" w:hAnsi="Verdana" w:cs="Calibri"/>
        </w:rPr>
        <w:t>src</w:t>
      </w:r>
      <w:proofErr w:type="spellEnd"/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proofErr w:type="spellStart"/>
      <w:r w:rsidRPr="008A368C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&lt;</w:t>
      </w:r>
      <w:proofErr w:type="spellStart"/>
      <w:r w:rsidRPr="008A368C">
        <w:rPr>
          <w:rFonts w:ascii="Verdana" w:hAnsi="Verdana" w:cs="Calibri"/>
        </w:rPr>
        <w:t>img</w:t>
      </w:r>
      <w:proofErr w:type="spellEnd"/>
      <w:r w:rsidRPr="008A368C">
        <w:rPr>
          <w:rFonts w:ascii="Verdana" w:hAnsi="Verdana" w:cs="Calibri"/>
        </w:rPr>
        <w:t>&gt;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HTML.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padrão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web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(URLs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caminhos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HTML)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utiliza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estritamente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barra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normal/para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frente</w:t>
      </w:r>
      <w:r w:rsidR="003A4D2E">
        <w:rPr>
          <w:rFonts w:ascii="Verdana" w:hAnsi="Verdana" w:cs="Calibri"/>
        </w:rPr>
        <w:t xml:space="preserve"> </w:t>
      </w:r>
      <w:r w:rsidRPr="008A368C">
        <w:rPr>
          <w:rFonts w:ascii="Verdana" w:hAnsi="Verdana" w:cs="Calibri"/>
        </w:rPr>
        <w:t>(/)</w:t>
      </w:r>
      <w:r w:rsidR="00D8382E">
        <w:rPr>
          <w:rFonts w:ascii="Verdana" w:hAnsi="Verdana" w:cs="Calibri"/>
        </w:rPr>
        <w:t>.</w:t>
      </w:r>
    </w:p>
    <w:p w14:paraId="2B686CC9" w14:textId="6791848D" w:rsidR="00261D49" w:rsidRDefault="00D8382E" w:rsidP="00963A05">
      <w:pPr>
        <w:spacing w:line="360" w:lineRule="auto"/>
        <w:rPr>
          <w:rFonts w:ascii="Verdana" w:hAnsi="Verdana" w:cs="Calibri"/>
        </w:rPr>
      </w:pPr>
      <w:r w:rsidRPr="00D8382E">
        <w:rPr>
          <w:rFonts w:ascii="Verdana" w:hAnsi="Verdana" w:cs="Calibri"/>
        </w:rPr>
        <w:t>Embora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Windows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use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\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arquivos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locais,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os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navegadores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esperam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/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encontrar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imagens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internet.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Se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usar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\,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pode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quebrar,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especialmente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ao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hospedar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site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servidores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Linux</w:t>
      </w:r>
      <w:r>
        <w:rPr>
          <w:rFonts w:ascii="Verdana" w:hAnsi="Verdana" w:cs="Calibri"/>
        </w:rPr>
        <w:t>.</w:t>
      </w:r>
    </w:p>
    <w:p w14:paraId="03E2D156" w14:textId="77777777" w:rsidR="00D8382E" w:rsidRDefault="00D8382E" w:rsidP="00963A05">
      <w:pPr>
        <w:spacing w:line="360" w:lineRule="auto"/>
        <w:rPr>
          <w:rFonts w:ascii="Verdana" w:hAnsi="Verdana" w:cs="Calibri"/>
        </w:rPr>
      </w:pPr>
    </w:p>
    <w:p w14:paraId="7B08E834" w14:textId="5FB88F19" w:rsidR="00D8382E" w:rsidRPr="00D8382E" w:rsidRDefault="00D8382E" w:rsidP="00D8382E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D8382E">
        <w:rPr>
          <w:rFonts w:ascii="Verdana" w:hAnsi="Verdana" w:cs="Calibri"/>
          <w:b/>
          <w:bCs/>
          <w:sz w:val="28"/>
          <w:szCs w:val="28"/>
        </w:rPr>
        <w:t>Como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D8382E">
        <w:rPr>
          <w:rFonts w:ascii="Verdana" w:hAnsi="Verdana" w:cs="Calibri"/>
          <w:b/>
          <w:bCs/>
          <w:sz w:val="28"/>
          <w:szCs w:val="28"/>
        </w:rPr>
        <w:t>usar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D8382E">
        <w:rPr>
          <w:rFonts w:ascii="Verdana" w:hAnsi="Verdana" w:cs="Calibri"/>
          <w:b/>
          <w:bCs/>
          <w:sz w:val="28"/>
          <w:szCs w:val="28"/>
        </w:rPr>
        <w:t>barras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D8382E">
        <w:rPr>
          <w:rFonts w:ascii="Verdana" w:hAnsi="Verdana" w:cs="Calibri"/>
          <w:b/>
          <w:bCs/>
          <w:sz w:val="28"/>
          <w:szCs w:val="28"/>
        </w:rPr>
        <w:t>(/)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D8382E">
        <w:rPr>
          <w:rFonts w:ascii="Verdana" w:hAnsi="Verdana" w:cs="Calibri"/>
          <w:b/>
          <w:bCs/>
          <w:sz w:val="28"/>
          <w:szCs w:val="28"/>
        </w:rPr>
        <w:t>corretamente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D8382E">
        <w:rPr>
          <w:rFonts w:ascii="Verdana" w:hAnsi="Verdana" w:cs="Calibri"/>
          <w:b/>
          <w:bCs/>
          <w:sz w:val="28"/>
          <w:szCs w:val="28"/>
        </w:rPr>
        <w:t>no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proofErr w:type="spellStart"/>
      <w:r w:rsidRPr="00D8382E">
        <w:rPr>
          <w:rFonts w:ascii="Verdana" w:hAnsi="Verdana" w:cs="Calibri"/>
          <w:b/>
          <w:bCs/>
          <w:sz w:val="28"/>
          <w:szCs w:val="28"/>
        </w:rPr>
        <w:t>src</w:t>
      </w:r>
      <w:proofErr w:type="spellEnd"/>
    </w:p>
    <w:p w14:paraId="1FC11664" w14:textId="1DA514C2" w:rsidR="00D8382E" w:rsidRPr="00D8382E" w:rsidRDefault="00D8382E" w:rsidP="00D8382E">
      <w:pPr>
        <w:spacing w:line="360" w:lineRule="auto"/>
        <w:rPr>
          <w:rFonts w:ascii="Verdana" w:hAnsi="Verdana" w:cs="Calibri"/>
        </w:rPr>
      </w:pPr>
      <w:r w:rsidRPr="00D8382E">
        <w:rPr>
          <w:rFonts w:ascii="Verdana" w:hAnsi="Verdana" w:cs="Calibri"/>
        </w:rPr>
        <w:t>Aqui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estão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os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exemplos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corretos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caminho</w:t>
      </w:r>
      <w:r w:rsidR="003A4D2E">
        <w:rPr>
          <w:rFonts w:ascii="Verdana" w:hAnsi="Verdana" w:cs="Calibri"/>
        </w:rPr>
        <w:t xml:space="preserve"> </w:t>
      </w:r>
      <w:r w:rsidRPr="00D8382E">
        <w:rPr>
          <w:rFonts w:ascii="Verdana" w:hAnsi="Verdana" w:cs="Calibri"/>
        </w:rPr>
        <w:t>relativo:</w:t>
      </w:r>
    </w:p>
    <w:p w14:paraId="4D84CBC6" w14:textId="1FD62C76" w:rsidR="00D8382E" w:rsidRPr="00D8382E" w:rsidRDefault="00D8382E" w:rsidP="00F60DD0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714" w:hanging="357"/>
        <w:rPr>
          <w:rFonts w:ascii="Verdana" w:hAnsi="Verdana" w:cs="Calibri"/>
        </w:rPr>
      </w:pPr>
      <w:r w:rsidRPr="00D8382E">
        <w:rPr>
          <w:rFonts w:ascii="Verdana" w:hAnsi="Verdana" w:cs="Calibri"/>
          <w:b/>
          <w:bCs/>
        </w:rPr>
        <w:t>Imagem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na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mesma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pasta:</w:t>
      </w:r>
    </w:p>
    <w:p w14:paraId="28098DE2" w14:textId="56B670A1" w:rsidR="00D8382E" w:rsidRPr="00D8382E" w:rsidRDefault="00D8382E" w:rsidP="00D8382E">
      <w:pPr>
        <w:spacing w:line="360" w:lineRule="auto"/>
        <w:ind w:left="708"/>
        <w:rPr>
          <w:rFonts w:ascii="Courier New" w:hAnsi="Courier New" w:cs="Courier New"/>
        </w:rPr>
      </w:pPr>
      <w:r w:rsidRPr="00D8382E">
        <w:rPr>
          <w:rFonts w:ascii="Courier New" w:hAnsi="Courier New" w:cs="Courier New"/>
        </w:rPr>
        <w:t>&lt;</w:t>
      </w:r>
      <w:proofErr w:type="spellStart"/>
      <w:r w:rsidRPr="00D8382E">
        <w:rPr>
          <w:rFonts w:ascii="Courier New" w:hAnsi="Courier New" w:cs="Courier New"/>
        </w:rPr>
        <w:t>img</w:t>
      </w:r>
      <w:proofErr w:type="spellEnd"/>
      <w:r w:rsidR="003A4D2E">
        <w:rPr>
          <w:rFonts w:ascii="Courier New" w:hAnsi="Courier New" w:cs="Courier New"/>
        </w:rPr>
        <w:t xml:space="preserve"> </w:t>
      </w:r>
      <w:proofErr w:type="spellStart"/>
      <w:r w:rsidRPr="00D8382E">
        <w:rPr>
          <w:rFonts w:ascii="Courier New" w:hAnsi="Courier New" w:cs="Courier New"/>
        </w:rPr>
        <w:t>src</w:t>
      </w:r>
      <w:proofErr w:type="spellEnd"/>
      <w:r w:rsidRPr="00D8382E">
        <w:rPr>
          <w:rFonts w:ascii="Courier New" w:hAnsi="Courier New" w:cs="Courier New"/>
        </w:rPr>
        <w:t>="imagem.jpg"</w:t>
      </w:r>
      <w:r w:rsidR="003A4D2E">
        <w:rPr>
          <w:rFonts w:ascii="Courier New" w:hAnsi="Courier New" w:cs="Courier New"/>
        </w:rPr>
        <w:t xml:space="preserve"> </w:t>
      </w:r>
      <w:proofErr w:type="spellStart"/>
      <w:r w:rsidRPr="00D8382E">
        <w:rPr>
          <w:rFonts w:ascii="Courier New" w:hAnsi="Courier New" w:cs="Courier New"/>
        </w:rPr>
        <w:t>alt</w:t>
      </w:r>
      <w:proofErr w:type="spellEnd"/>
      <w:r w:rsidRPr="00D8382E">
        <w:rPr>
          <w:rFonts w:ascii="Courier New" w:hAnsi="Courier New" w:cs="Courier New"/>
        </w:rPr>
        <w:t>="Descrição"&gt;</w:t>
      </w:r>
    </w:p>
    <w:p w14:paraId="1194E1CF" w14:textId="0EC4B684" w:rsidR="00D8382E" w:rsidRPr="00D8382E" w:rsidRDefault="00D8382E" w:rsidP="00F60DD0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714" w:hanging="357"/>
        <w:rPr>
          <w:rFonts w:ascii="Verdana" w:hAnsi="Verdana" w:cs="Calibri"/>
          <w:b/>
          <w:bCs/>
        </w:rPr>
      </w:pPr>
      <w:r w:rsidRPr="00D8382E">
        <w:rPr>
          <w:rFonts w:ascii="Verdana" w:hAnsi="Verdana" w:cs="Calibri"/>
          <w:b/>
          <w:bCs/>
        </w:rPr>
        <w:t>Imagem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em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uma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subpasta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(pasta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interna):</w:t>
      </w:r>
    </w:p>
    <w:p w14:paraId="0EE71930" w14:textId="1B125B57" w:rsidR="00D8382E" w:rsidRPr="00D8382E" w:rsidRDefault="00D8382E" w:rsidP="00D8382E">
      <w:pPr>
        <w:spacing w:line="360" w:lineRule="auto"/>
        <w:ind w:left="708"/>
        <w:rPr>
          <w:rFonts w:ascii="Courier New" w:hAnsi="Courier New" w:cs="Courier New"/>
        </w:rPr>
      </w:pPr>
      <w:r w:rsidRPr="00D8382E">
        <w:rPr>
          <w:rFonts w:ascii="Courier New" w:hAnsi="Courier New" w:cs="Courier New"/>
        </w:rPr>
        <w:t>&lt;</w:t>
      </w:r>
      <w:proofErr w:type="spellStart"/>
      <w:r w:rsidRPr="00D8382E">
        <w:rPr>
          <w:rFonts w:ascii="Courier New" w:hAnsi="Courier New" w:cs="Courier New"/>
        </w:rPr>
        <w:t>img</w:t>
      </w:r>
      <w:proofErr w:type="spellEnd"/>
      <w:r w:rsidR="003A4D2E">
        <w:rPr>
          <w:rFonts w:ascii="Courier New" w:hAnsi="Courier New" w:cs="Courier New"/>
        </w:rPr>
        <w:t xml:space="preserve"> </w:t>
      </w:r>
      <w:proofErr w:type="spellStart"/>
      <w:r w:rsidRPr="00D8382E">
        <w:rPr>
          <w:rFonts w:ascii="Courier New" w:hAnsi="Courier New" w:cs="Courier New"/>
        </w:rPr>
        <w:t>src</w:t>
      </w:r>
      <w:proofErr w:type="spellEnd"/>
      <w:r w:rsidRPr="00D8382E">
        <w:rPr>
          <w:rFonts w:ascii="Courier New" w:hAnsi="Courier New" w:cs="Courier New"/>
        </w:rPr>
        <w:t>="pasta/imagem.jpg"</w:t>
      </w:r>
      <w:r w:rsidR="003A4D2E">
        <w:rPr>
          <w:rFonts w:ascii="Courier New" w:hAnsi="Courier New" w:cs="Courier New"/>
        </w:rPr>
        <w:t xml:space="preserve"> </w:t>
      </w:r>
      <w:proofErr w:type="spellStart"/>
      <w:r w:rsidRPr="00D8382E">
        <w:rPr>
          <w:rFonts w:ascii="Courier New" w:hAnsi="Courier New" w:cs="Courier New"/>
        </w:rPr>
        <w:t>alt</w:t>
      </w:r>
      <w:proofErr w:type="spellEnd"/>
      <w:r w:rsidRPr="00D8382E">
        <w:rPr>
          <w:rFonts w:ascii="Courier New" w:hAnsi="Courier New" w:cs="Courier New"/>
        </w:rPr>
        <w:t>="Descrição"&gt;</w:t>
      </w:r>
    </w:p>
    <w:p w14:paraId="52BDEF59" w14:textId="650BC1F2" w:rsidR="00D8382E" w:rsidRPr="00D8382E" w:rsidRDefault="00D8382E" w:rsidP="00F60DD0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714" w:hanging="357"/>
        <w:rPr>
          <w:rFonts w:ascii="Verdana" w:hAnsi="Verdana" w:cs="Calibri"/>
          <w:b/>
          <w:bCs/>
        </w:rPr>
      </w:pPr>
      <w:r w:rsidRPr="00D8382E">
        <w:rPr>
          <w:rFonts w:ascii="Verdana" w:hAnsi="Verdana" w:cs="Calibri"/>
          <w:b/>
          <w:bCs/>
        </w:rPr>
        <w:t>Imagem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em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uma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pasta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acima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(sair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da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pasta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atual):</w:t>
      </w:r>
    </w:p>
    <w:p w14:paraId="594D3504" w14:textId="6732E48F" w:rsidR="00D8382E" w:rsidRPr="00D8382E" w:rsidRDefault="00D8382E" w:rsidP="00D8382E">
      <w:pPr>
        <w:spacing w:line="360" w:lineRule="auto"/>
        <w:ind w:left="708"/>
        <w:rPr>
          <w:rFonts w:ascii="Courier New" w:hAnsi="Courier New" w:cs="Courier New"/>
        </w:rPr>
      </w:pPr>
      <w:r w:rsidRPr="00D8382E">
        <w:rPr>
          <w:rFonts w:ascii="Courier New" w:hAnsi="Courier New" w:cs="Courier New"/>
        </w:rPr>
        <w:t>&lt;</w:t>
      </w:r>
      <w:proofErr w:type="spellStart"/>
      <w:r w:rsidRPr="00D8382E">
        <w:rPr>
          <w:rFonts w:ascii="Courier New" w:hAnsi="Courier New" w:cs="Courier New"/>
        </w:rPr>
        <w:t>img</w:t>
      </w:r>
      <w:proofErr w:type="spellEnd"/>
      <w:r w:rsidR="003A4D2E">
        <w:rPr>
          <w:rFonts w:ascii="Courier New" w:hAnsi="Courier New" w:cs="Courier New"/>
        </w:rPr>
        <w:t xml:space="preserve"> </w:t>
      </w:r>
      <w:proofErr w:type="spellStart"/>
      <w:r w:rsidRPr="00D8382E">
        <w:rPr>
          <w:rFonts w:ascii="Courier New" w:hAnsi="Courier New" w:cs="Courier New"/>
        </w:rPr>
        <w:t>src</w:t>
      </w:r>
      <w:proofErr w:type="spellEnd"/>
      <w:r w:rsidRPr="00D8382E">
        <w:rPr>
          <w:rFonts w:ascii="Courier New" w:hAnsi="Courier New" w:cs="Courier New"/>
        </w:rPr>
        <w:t>="../imagem.jpg"</w:t>
      </w:r>
      <w:r w:rsidR="003A4D2E">
        <w:rPr>
          <w:rFonts w:ascii="Courier New" w:hAnsi="Courier New" w:cs="Courier New"/>
        </w:rPr>
        <w:t xml:space="preserve"> </w:t>
      </w:r>
      <w:proofErr w:type="spellStart"/>
      <w:r w:rsidRPr="00D8382E">
        <w:rPr>
          <w:rFonts w:ascii="Courier New" w:hAnsi="Courier New" w:cs="Courier New"/>
        </w:rPr>
        <w:t>alt</w:t>
      </w:r>
      <w:proofErr w:type="spellEnd"/>
      <w:r w:rsidRPr="00D8382E">
        <w:rPr>
          <w:rFonts w:ascii="Courier New" w:hAnsi="Courier New" w:cs="Courier New"/>
        </w:rPr>
        <w:t>="Descrição"&gt;</w:t>
      </w:r>
    </w:p>
    <w:p w14:paraId="01F7C096" w14:textId="0D7CF6D3" w:rsidR="00D8382E" w:rsidRPr="00D8382E" w:rsidRDefault="00D8382E" w:rsidP="00F60DD0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714" w:hanging="357"/>
        <w:rPr>
          <w:rFonts w:ascii="Verdana" w:hAnsi="Verdana" w:cs="Calibri"/>
          <w:b/>
          <w:bCs/>
        </w:rPr>
      </w:pPr>
      <w:r w:rsidRPr="00D8382E">
        <w:rPr>
          <w:rFonts w:ascii="Verdana" w:hAnsi="Verdana" w:cs="Calibri"/>
          <w:b/>
          <w:bCs/>
        </w:rPr>
        <w:t>Imagem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na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raiz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do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site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(iniciando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com</w:t>
      </w:r>
      <w:r w:rsidR="003A4D2E">
        <w:rPr>
          <w:rFonts w:ascii="Verdana" w:hAnsi="Verdana" w:cs="Calibri"/>
          <w:b/>
          <w:bCs/>
        </w:rPr>
        <w:t xml:space="preserve"> </w:t>
      </w:r>
      <w:r w:rsidRPr="00D8382E">
        <w:rPr>
          <w:rFonts w:ascii="Verdana" w:hAnsi="Verdana" w:cs="Calibri"/>
          <w:b/>
          <w:bCs/>
        </w:rPr>
        <w:t>/):</w:t>
      </w:r>
    </w:p>
    <w:p w14:paraId="617D50D4" w14:textId="574FADE3" w:rsidR="00D8382E" w:rsidRPr="00D8382E" w:rsidRDefault="00D8382E" w:rsidP="00D8382E">
      <w:pPr>
        <w:spacing w:line="360" w:lineRule="auto"/>
        <w:ind w:left="708"/>
        <w:rPr>
          <w:rFonts w:ascii="Courier New" w:hAnsi="Courier New" w:cs="Courier New"/>
        </w:rPr>
      </w:pPr>
      <w:r w:rsidRPr="00D8382E">
        <w:rPr>
          <w:rFonts w:ascii="Courier New" w:hAnsi="Courier New" w:cs="Courier New"/>
        </w:rPr>
        <w:t>&lt;</w:t>
      </w:r>
      <w:proofErr w:type="spellStart"/>
      <w:r w:rsidRPr="00D8382E">
        <w:rPr>
          <w:rFonts w:ascii="Courier New" w:hAnsi="Courier New" w:cs="Courier New"/>
        </w:rPr>
        <w:t>img</w:t>
      </w:r>
      <w:proofErr w:type="spellEnd"/>
      <w:r w:rsidR="003A4D2E">
        <w:rPr>
          <w:rFonts w:ascii="Courier New" w:hAnsi="Courier New" w:cs="Courier New"/>
        </w:rPr>
        <w:t xml:space="preserve"> </w:t>
      </w:r>
      <w:proofErr w:type="spellStart"/>
      <w:r w:rsidRPr="00D8382E">
        <w:rPr>
          <w:rFonts w:ascii="Courier New" w:hAnsi="Courier New" w:cs="Courier New"/>
        </w:rPr>
        <w:t>src</w:t>
      </w:r>
      <w:proofErr w:type="spellEnd"/>
      <w:r w:rsidRPr="00D8382E">
        <w:rPr>
          <w:rFonts w:ascii="Courier New" w:hAnsi="Courier New" w:cs="Courier New"/>
        </w:rPr>
        <w:t>="/imagens/logo.png"</w:t>
      </w:r>
      <w:r w:rsidR="003A4D2E">
        <w:rPr>
          <w:rFonts w:ascii="Courier New" w:hAnsi="Courier New" w:cs="Courier New"/>
        </w:rPr>
        <w:t xml:space="preserve"> </w:t>
      </w:r>
      <w:proofErr w:type="spellStart"/>
      <w:r w:rsidRPr="00D8382E">
        <w:rPr>
          <w:rFonts w:ascii="Courier New" w:hAnsi="Courier New" w:cs="Courier New"/>
        </w:rPr>
        <w:t>alt</w:t>
      </w:r>
      <w:proofErr w:type="spellEnd"/>
      <w:r w:rsidRPr="00D8382E">
        <w:rPr>
          <w:rFonts w:ascii="Courier New" w:hAnsi="Courier New" w:cs="Courier New"/>
        </w:rPr>
        <w:t>="Logo"&gt;</w:t>
      </w:r>
    </w:p>
    <w:p w14:paraId="29FB5E0C" w14:textId="144F68CA" w:rsidR="00F60DD0" w:rsidRPr="00F60DD0" w:rsidRDefault="00F60DD0" w:rsidP="00963A05">
      <w:pPr>
        <w:spacing w:line="360" w:lineRule="auto"/>
        <w:rPr>
          <w:rFonts w:ascii="Verdana" w:hAnsi="Verdana" w:cs="Calibri"/>
          <w:b/>
          <w:bCs/>
        </w:rPr>
      </w:pPr>
      <w:r w:rsidRPr="00F60DD0">
        <w:rPr>
          <w:rFonts w:ascii="Verdana" w:hAnsi="Verdana" w:cs="Calibri"/>
          <w:b/>
          <w:bCs/>
        </w:rPr>
        <w:t>Lembre-se:</w:t>
      </w:r>
    </w:p>
    <w:p w14:paraId="17E1522E" w14:textId="51C725B2" w:rsidR="00F60DD0" w:rsidRPr="00F60DD0" w:rsidRDefault="00F60DD0" w:rsidP="00F60DD0">
      <w:pPr>
        <w:numPr>
          <w:ilvl w:val="0"/>
          <w:numId w:val="18"/>
        </w:numPr>
        <w:spacing w:after="0" w:line="360" w:lineRule="auto"/>
        <w:ind w:left="714" w:hanging="357"/>
        <w:rPr>
          <w:rFonts w:ascii="Verdana" w:hAnsi="Verdana" w:cs="Calibri"/>
        </w:rPr>
      </w:pPr>
      <w:r w:rsidRPr="00F60DD0">
        <w:rPr>
          <w:rFonts w:ascii="Verdana" w:hAnsi="Verdana" w:cs="Calibri"/>
        </w:rPr>
        <w:t>Sempre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use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/: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substitua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todas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as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\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por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/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proofErr w:type="spellStart"/>
      <w:r w:rsidRPr="00F60DD0">
        <w:rPr>
          <w:rFonts w:ascii="Verdana" w:hAnsi="Verdana" w:cs="Calibri"/>
        </w:rPr>
        <w:t>src</w:t>
      </w:r>
      <w:proofErr w:type="spellEnd"/>
    </w:p>
    <w:p w14:paraId="3A1A5A78" w14:textId="248B33CB" w:rsidR="00F60DD0" w:rsidRPr="00F60DD0" w:rsidRDefault="00F60DD0" w:rsidP="00F60DD0">
      <w:pPr>
        <w:numPr>
          <w:ilvl w:val="0"/>
          <w:numId w:val="18"/>
        </w:numPr>
        <w:spacing w:after="0" w:line="360" w:lineRule="auto"/>
        <w:ind w:left="714" w:hanging="357"/>
        <w:rPr>
          <w:rFonts w:ascii="Verdana" w:hAnsi="Verdana" w:cs="Calibri"/>
        </w:rPr>
      </w:pPr>
      <w:r w:rsidRPr="00F60DD0">
        <w:rPr>
          <w:rFonts w:ascii="Verdana" w:hAnsi="Verdana" w:cs="Calibri"/>
        </w:rPr>
        <w:t>Caminho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Relativo: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Use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./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apenas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nome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pasta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indicar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local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atual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(</w:t>
      </w:r>
      <w:proofErr w:type="spellStart"/>
      <w:r w:rsidRPr="00F60DD0">
        <w:rPr>
          <w:rFonts w:ascii="Verdana" w:hAnsi="Verdana" w:cs="Calibri"/>
        </w:rPr>
        <w:t>ex</w:t>
      </w:r>
      <w:proofErr w:type="spellEnd"/>
      <w:r w:rsidRPr="00F60DD0">
        <w:rPr>
          <w:rFonts w:ascii="Verdana" w:hAnsi="Verdana" w:cs="Calibri"/>
        </w:rPr>
        <w:t>:</w:t>
      </w:r>
      <w:r w:rsidR="003A4D2E">
        <w:rPr>
          <w:rFonts w:ascii="Verdana" w:hAnsi="Verdana" w:cs="Calibri"/>
        </w:rPr>
        <w:t xml:space="preserve"> </w:t>
      </w:r>
      <w:proofErr w:type="spellStart"/>
      <w:r w:rsidRPr="00F60DD0">
        <w:rPr>
          <w:rFonts w:ascii="Verdana" w:hAnsi="Verdana" w:cs="Calibri"/>
        </w:rPr>
        <w:t>src</w:t>
      </w:r>
      <w:proofErr w:type="spellEnd"/>
      <w:r w:rsidRPr="00F60DD0">
        <w:rPr>
          <w:rFonts w:ascii="Verdana" w:hAnsi="Verdana" w:cs="Calibri"/>
        </w:rPr>
        <w:t>="</w:t>
      </w:r>
      <w:proofErr w:type="spellStart"/>
      <w:r w:rsidRPr="00F60DD0">
        <w:rPr>
          <w:rFonts w:ascii="Verdana" w:hAnsi="Verdana" w:cs="Calibri"/>
        </w:rPr>
        <w:t>img</w:t>
      </w:r>
      <w:proofErr w:type="spellEnd"/>
      <w:r w:rsidRPr="00F60DD0">
        <w:rPr>
          <w:rFonts w:ascii="Verdana" w:hAnsi="Verdana" w:cs="Calibri"/>
        </w:rPr>
        <w:t>/foto.jpg")</w:t>
      </w:r>
    </w:p>
    <w:p w14:paraId="200D8A6F" w14:textId="366A2B15" w:rsidR="00F60DD0" w:rsidRPr="00F60DD0" w:rsidRDefault="00F60DD0" w:rsidP="00F60DD0">
      <w:pPr>
        <w:numPr>
          <w:ilvl w:val="0"/>
          <w:numId w:val="18"/>
        </w:numPr>
        <w:spacing w:after="0" w:line="360" w:lineRule="auto"/>
        <w:ind w:left="714" w:hanging="357"/>
        <w:rPr>
          <w:rFonts w:ascii="Verdana" w:hAnsi="Verdana" w:cs="Calibri"/>
        </w:rPr>
      </w:pPr>
      <w:r w:rsidRPr="00F60DD0">
        <w:rPr>
          <w:rFonts w:ascii="Verdana" w:hAnsi="Verdana" w:cs="Calibri"/>
        </w:rPr>
        <w:t>Evite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caminhos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absolutos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locais: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Nunca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use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Courier New" w:hAnsi="Courier New" w:cs="Courier New"/>
        </w:rPr>
        <w:t>C:\Users\...\imagem.jpg</w:t>
      </w:r>
      <w:r w:rsidRPr="00F60DD0">
        <w:rPr>
          <w:rFonts w:ascii="Verdana" w:hAnsi="Verdana" w:cs="Calibri"/>
        </w:rPr>
        <w:t>,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pois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isso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só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funcionará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seu</w:t>
      </w:r>
      <w:r w:rsidR="003A4D2E">
        <w:rPr>
          <w:rFonts w:ascii="Verdana" w:hAnsi="Verdana" w:cs="Calibri"/>
        </w:rPr>
        <w:t xml:space="preserve"> </w:t>
      </w:r>
      <w:r w:rsidRPr="00F60DD0">
        <w:rPr>
          <w:rFonts w:ascii="Verdana" w:hAnsi="Verdana" w:cs="Calibri"/>
        </w:rPr>
        <w:t>computador</w:t>
      </w:r>
    </w:p>
    <w:p w14:paraId="039836A9" w14:textId="77777777" w:rsidR="00F60DD0" w:rsidRDefault="00F60DD0" w:rsidP="00963A05">
      <w:pPr>
        <w:spacing w:line="360" w:lineRule="auto"/>
        <w:rPr>
          <w:rFonts w:ascii="Verdana" w:hAnsi="Verdana" w:cs="Calibri"/>
        </w:rPr>
      </w:pPr>
    </w:p>
    <w:p w14:paraId="4EF3CB3E" w14:textId="7BEF60C9" w:rsidR="00E82A70" w:rsidRDefault="00E82A70" w:rsidP="00E82A70">
      <w:pPr>
        <w:spacing w:line="360" w:lineRule="auto"/>
        <w:rPr>
          <w:rFonts w:ascii="Verdana" w:hAnsi="Verdana" w:cs="Calibri"/>
        </w:rPr>
      </w:pPr>
      <w:r w:rsidRPr="004D1375">
        <w:rPr>
          <w:rFonts w:ascii="Verdana" w:hAnsi="Verdana" w:cs="Calibri"/>
          <w:b/>
          <w:bCs/>
          <w:sz w:val="28"/>
          <w:szCs w:val="28"/>
        </w:rPr>
        <w:lastRenderedPageBreak/>
        <w:t>Inserindo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="00D553B2">
        <w:rPr>
          <w:rFonts w:ascii="Verdana" w:hAnsi="Verdana" w:cs="Calibri"/>
          <w:b/>
          <w:bCs/>
          <w:sz w:val="28"/>
          <w:szCs w:val="28"/>
        </w:rPr>
        <w:t>ícones</w:t>
      </w:r>
    </w:p>
    <w:p w14:paraId="2DAAD12A" w14:textId="3DE577C5" w:rsidR="00E317E1" w:rsidRPr="00E317E1" w:rsidRDefault="00E317E1" w:rsidP="00E317E1">
      <w:pPr>
        <w:spacing w:line="360" w:lineRule="auto"/>
        <w:rPr>
          <w:rFonts w:ascii="Verdana" w:hAnsi="Verdana" w:cs="Calibri"/>
        </w:rPr>
      </w:pPr>
      <w:r w:rsidRPr="00E317E1">
        <w:rPr>
          <w:rFonts w:ascii="Verdana" w:hAnsi="Verdana" w:cs="Calibri"/>
        </w:rPr>
        <w:t>Outro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elemento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interessante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voc</w:t>
      </w:r>
      <w:r w:rsidRPr="00E317E1">
        <w:rPr>
          <w:rFonts w:ascii="Verdana" w:hAnsi="Verdana" w:cs="Calibri" w:hint="eastAsia"/>
        </w:rPr>
        <w:t>ê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utilizar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p</w:t>
      </w:r>
      <w:r w:rsidRPr="00E317E1">
        <w:rPr>
          <w:rFonts w:ascii="Verdana" w:hAnsi="Verdana" w:cs="Calibri" w:hint="eastAsia"/>
        </w:rPr>
        <w:t>á</w:t>
      </w:r>
      <w:r w:rsidRPr="00E317E1">
        <w:rPr>
          <w:rFonts w:ascii="Verdana" w:hAnsi="Verdana" w:cs="Calibri"/>
        </w:rPr>
        <w:t>gina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web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 w:hint="eastAsia"/>
        </w:rPr>
        <w:t>é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inclus</w:t>
      </w:r>
      <w:r w:rsidRPr="00E317E1">
        <w:rPr>
          <w:rFonts w:ascii="Verdana" w:hAnsi="Verdana" w:cs="Calibri" w:hint="eastAsia"/>
        </w:rPr>
        <w:t>ã</w:t>
      </w:r>
      <w:r w:rsidRPr="00E317E1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 w:hint="eastAsia"/>
        </w:rPr>
        <w:t>í</w:t>
      </w:r>
      <w:r w:rsidRPr="00E317E1">
        <w:rPr>
          <w:rFonts w:ascii="Verdana" w:hAnsi="Verdana" w:cs="Calibri"/>
        </w:rPr>
        <w:t>cones.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HTML,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esse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recurso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 w:hint="eastAsia"/>
        </w:rPr>
        <w:t>é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utilizado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forma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similar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inclus</w:t>
      </w:r>
      <w:r w:rsidRPr="00E317E1">
        <w:rPr>
          <w:rFonts w:ascii="Verdana" w:hAnsi="Verdana" w:cs="Calibri" w:hint="eastAsia"/>
        </w:rPr>
        <w:t>ã</w:t>
      </w:r>
      <w:r w:rsidRPr="00E317E1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fonte,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veremos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conte</w:t>
      </w:r>
      <w:r w:rsidRPr="00E317E1">
        <w:rPr>
          <w:rFonts w:ascii="Verdana" w:hAnsi="Verdana" w:cs="Calibri" w:hint="eastAsia"/>
        </w:rPr>
        <w:t>ú</w:t>
      </w:r>
      <w:r w:rsidRPr="00E317E1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CSS.</w:t>
      </w:r>
    </w:p>
    <w:p w14:paraId="34EB459F" w14:textId="58C9DEBC" w:rsidR="008A368C" w:rsidRDefault="00E317E1" w:rsidP="00E317E1">
      <w:pPr>
        <w:spacing w:line="360" w:lineRule="auto"/>
        <w:rPr>
          <w:rFonts w:ascii="Verdana" w:hAnsi="Verdana" w:cs="Calibri"/>
        </w:rPr>
      </w:pPr>
      <w:r w:rsidRPr="00E317E1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dos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recursos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bastante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utilizados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inclus</w:t>
      </w:r>
      <w:r w:rsidRPr="00E317E1">
        <w:rPr>
          <w:rFonts w:ascii="Verdana" w:hAnsi="Verdana" w:cs="Calibri" w:hint="eastAsia"/>
        </w:rPr>
        <w:t>ã</w:t>
      </w:r>
      <w:r w:rsidRPr="00E317E1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 w:hint="eastAsia"/>
        </w:rPr>
        <w:t>í</w:t>
      </w:r>
      <w:r w:rsidRPr="00E317E1">
        <w:rPr>
          <w:rFonts w:ascii="Verdana" w:hAnsi="Verdana" w:cs="Calibri"/>
        </w:rPr>
        <w:t>cones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 w:hint="eastAsia"/>
        </w:rPr>
        <w:t>é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Google</w:t>
      </w:r>
      <w:r w:rsidR="003A4D2E">
        <w:rPr>
          <w:rFonts w:ascii="Verdana" w:hAnsi="Verdana" w:cs="Calibri"/>
        </w:rPr>
        <w:t xml:space="preserve"> </w:t>
      </w:r>
      <w:proofErr w:type="spellStart"/>
      <w:r w:rsidRPr="00E317E1">
        <w:rPr>
          <w:rFonts w:ascii="Verdana" w:hAnsi="Verdana" w:cs="Calibri"/>
        </w:rPr>
        <w:t>Fonts</w:t>
      </w:r>
      <w:proofErr w:type="spellEnd"/>
      <w:r w:rsidR="003A4D2E">
        <w:rPr>
          <w:rFonts w:ascii="Verdana" w:hAnsi="Verdana" w:cs="Calibri"/>
        </w:rPr>
        <w:t xml:space="preserve"> </w:t>
      </w:r>
      <w:proofErr w:type="spellStart"/>
      <w:r w:rsidRPr="00E317E1">
        <w:rPr>
          <w:rFonts w:ascii="Verdana" w:hAnsi="Verdana" w:cs="Calibri"/>
        </w:rPr>
        <w:t>Icon</w:t>
      </w:r>
      <w:proofErr w:type="spellEnd"/>
      <w:r w:rsidR="003A4D2E">
        <w:rPr>
          <w:rFonts w:ascii="Verdana" w:hAnsi="Verdana" w:cs="Calibri"/>
        </w:rPr>
        <w:t xml:space="preserve"> </w:t>
      </w:r>
      <w:hyperlink r:id="rId5" w:history="1">
        <w:r w:rsidRPr="001F2658">
          <w:rPr>
            <w:rStyle w:val="Hyperlink"/>
            <w:rFonts w:ascii="Verdana" w:hAnsi="Verdana" w:cs="Calibri"/>
          </w:rPr>
          <w:t>https://fonts.google.com/icons</w:t>
        </w:r>
      </w:hyperlink>
      <w:r>
        <w:rPr>
          <w:rFonts w:ascii="Verdana" w:hAnsi="Verdana" w:cs="Calibri"/>
        </w:rPr>
        <w:t>)</w:t>
      </w:r>
      <w:r w:rsidRPr="00E317E1">
        <w:rPr>
          <w:rFonts w:ascii="Verdana" w:hAnsi="Verdana" w:cs="Calibri"/>
        </w:rPr>
        <w:t>,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oferece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conjunto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vasto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 w:hint="eastAsia"/>
        </w:rPr>
        <w:t>í</w:t>
      </w:r>
      <w:r w:rsidRPr="00E317E1">
        <w:rPr>
          <w:rFonts w:ascii="Verdana" w:hAnsi="Verdana" w:cs="Calibri"/>
        </w:rPr>
        <w:t>cones</w:t>
      </w:r>
      <w:r w:rsidR="003A4D2E">
        <w:rPr>
          <w:rFonts w:ascii="Verdana" w:hAnsi="Verdana" w:cs="Calibri"/>
        </w:rPr>
        <w:t xml:space="preserve"> </w:t>
      </w:r>
      <w:r w:rsidRPr="00E317E1">
        <w:rPr>
          <w:rFonts w:ascii="Verdana" w:hAnsi="Verdana" w:cs="Calibri"/>
        </w:rPr>
        <w:t>dispon</w:t>
      </w:r>
      <w:r w:rsidRPr="00E317E1">
        <w:rPr>
          <w:rFonts w:ascii="Verdana" w:hAnsi="Verdana" w:cs="Calibri" w:hint="eastAsia"/>
        </w:rPr>
        <w:t>í</w:t>
      </w:r>
      <w:r w:rsidRPr="00E317E1">
        <w:rPr>
          <w:rFonts w:ascii="Verdana" w:hAnsi="Verdana" w:cs="Calibri"/>
        </w:rPr>
        <w:t>veis.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ideal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é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salvar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os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ícones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serão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utilizados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um</w:t>
      </w:r>
      <w:r w:rsidR="00D66A24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pasta,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sempre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formato</w:t>
      </w:r>
      <w:r w:rsidR="003A4D2E">
        <w:rPr>
          <w:rFonts w:ascii="Verdana" w:hAnsi="Verdana" w:cs="Calibri"/>
        </w:rPr>
        <w:t xml:space="preserve"> </w:t>
      </w:r>
      <w:r w:rsidR="00FF10F8">
        <w:rPr>
          <w:rFonts w:ascii="Verdana" w:hAnsi="Verdana" w:cs="Calibri"/>
        </w:rPr>
        <w:t>SVG.</w:t>
      </w:r>
    </w:p>
    <w:p w14:paraId="2BBD8F50" w14:textId="5EF07324" w:rsidR="00D66A24" w:rsidRDefault="00D66A24" w:rsidP="00E317E1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Há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várias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maneiras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pelas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quais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ícone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pode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ser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inserido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="00B862E4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="00B862E4">
        <w:rPr>
          <w:rFonts w:ascii="Verdana" w:hAnsi="Verdana" w:cs="Calibri"/>
        </w:rPr>
        <w:t>página</w:t>
      </w:r>
      <w:r w:rsidR="003A4D2E">
        <w:rPr>
          <w:rFonts w:ascii="Verdana" w:hAnsi="Verdana" w:cs="Calibri"/>
        </w:rPr>
        <w:t xml:space="preserve"> </w:t>
      </w:r>
      <w:r w:rsidR="00B862E4">
        <w:rPr>
          <w:rFonts w:ascii="Verdana" w:hAnsi="Verdana" w:cs="Calibri"/>
        </w:rPr>
        <w:t>HTML:</w:t>
      </w:r>
    </w:p>
    <w:p w14:paraId="147DEA26" w14:textId="18BCFCF6" w:rsidR="007704E6" w:rsidRPr="00D66A24" w:rsidRDefault="003E5801" w:rsidP="00B862E4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66A24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linha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abaixo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deve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ser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inserida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seção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&lt;</w:t>
      </w:r>
      <w:proofErr w:type="spellStart"/>
      <w:r w:rsidRPr="00D66A24">
        <w:rPr>
          <w:rFonts w:ascii="Verdana" w:hAnsi="Verdana" w:cs="Calibri"/>
        </w:rPr>
        <w:t>head</w:t>
      </w:r>
      <w:proofErr w:type="spellEnd"/>
      <w:r w:rsidRPr="00D66A24">
        <w:rPr>
          <w:rFonts w:ascii="Verdana" w:hAnsi="Verdana" w:cs="Calibri"/>
        </w:rPr>
        <w:t>&gt;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HTML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ícone</w:t>
      </w:r>
      <w:r w:rsidR="003A4D2E">
        <w:rPr>
          <w:rFonts w:ascii="Verdana" w:hAnsi="Verdana" w:cs="Calibri"/>
        </w:rPr>
        <w:t xml:space="preserve"> </w:t>
      </w:r>
      <w:r w:rsidRPr="00D66A24">
        <w:rPr>
          <w:rFonts w:ascii="Verdana" w:hAnsi="Verdana" w:cs="Calibri"/>
        </w:rPr>
        <w:t>seja</w:t>
      </w:r>
      <w:r w:rsidR="003A4D2E">
        <w:rPr>
          <w:rFonts w:ascii="Verdana" w:hAnsi="Verdana" w:cs="Calibri"/>
        </w:rPr>
        <w:t xml:space="preserve"> </w:t>
      </w:r>
      <w:r w:rsidR="00F12527" w:rsidRPr="00D66A24">
        <w:rPr>
          <w:rFonts w:ascii="Verdana" w:hAnsi="Verdana" w:cs="Calibri"/>
        </w:rPr>
        <w:t>colocado</w:t>
      </w:r>
      <w:r w:rsidR="003A4D2E">
        <w:rPr>
          <w:rFonts w:ascii="Verdana" w:hAnsi="Verdana" w:cs="Calibri"/>
        </w:rPr>
        <w:t xml:space="preserve"> </w:t>
      </w:r>
      <w:r w:rsidR="00F12527" w:rsidRPr="00D66A24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="00F12527" w:rsidRPr="00D66A24">
        <w:rPr>
          <w:rFonts w:ascii="Verdana" w:hAnsi="Verdana" w:cs="Calibri"/>
        </w:rPr>
        <w:t>aba</w:t>
      </w:r>
      <w:r w:rsidR="003A4D2E">
        <w:rPr>
          <w:rFonts w:ascii="Verdana" w:hAnsi="Verdana" w:cs="Calibri"/>
        </w:rPr>
        <w:t xml:space="preserve"> </w:t>
      </w:r>
      <w:r w:rsidR="00F12527" w:rsidRPr="00D66A24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="00F12527" w:rsidRPr="00D66A24">
        <w:rPr>
          <w:rFonts w:ascii="Verdana" w:hAnsi="Verdana" w:cs="Calibri"/>
        </w:rPr>
        <w:t>página</w:t>
      </w:r>
    </w:p>
    <w:p w14:paraId="7C29C7B2" w14:textId="06895423" w:rsidR="007704E6" w:rsidRPr="007704E6" w:rsidRDefault="007704E6" w:rsidP="007704E6">
      <w:pPr>
        <w:spacing w:line="360" w:lineRule="auto"/>
        <w:rPr>
          <w:rFonts w:ascii="Courier New" w:hAnsi="Courier New" w:cs="Courier New"/>
          <w:lang w:val="en-US"/>
        </w:rPr>
      </w:pPr>
      <w:r w:rsidRPr="007704E6">
        <w:rPr>
          <w:rFonts w:ascii="Courier New" w:hAnsi="Courier New" w:cs="Courier New"/>
          <w:lang w:val="en-US"/>
        </w:rPr>
        <w:t>&lt;link</w:t>
      </w:r>
      <w:r w:rsidR="003A4D2E">
        <w:rPr>
          <w:rFonts w:ascii="Courier New" w:hAnsi="Courier New" w:cs="Courier New"/>
          <w:lang w:val="en-US"/>
        </w:rPr>
        <w:t xml:space="preserve"> </w:t>
      </w:r>
      <w:proofErr w:type="spellStart"/>
      <w:r w:rsidRPr="007704E6">
        <w:rPr>
          <w:rFonts w:ascii="Courier New" w:hAnsi="Courier New" w:cs="Courier New"/>
          <w:lang w:val="en-US"/>
        </w:rPr>
        <w:t>rel</w:t>
      </w:r>
      <w:proofErr w:type="spellEnd"/>
      <w:r w:rsidRPr="007704E6">
        <w:rPr>
          <w:rFonts w:ascii="Courier New" w:hAnsi="Courier New" w:cs="Courier New"/>
          <w:lang w:val="en-US"/>
        </w:rPr>
        <w:t>="icon"</w:t>
      </w:r>
      <w:r w:rsidR="003A4D2E">
        <w:rPr>
          <w:rFonts w:ascii="Courier New" w:hAnsi="Courier New" w:cs="Courier New"/>
          <w:lang w:val="en-US"/>
        </w:rPr>
        <w:t xml:space="preserve"> </w:t>
      </w:r>
      <w:r w:rsidRPr="007704E6">
        <w:rPr>
          <w:rFonts w:ascii="Courier New" w:hAnsi="Courier New" w:cs="Courier New"/>
          <w:lang w:val="en-US"/>
        </w:rPr>
        <w:t>type="image/</w:t>
      </w:r>
      <w:proofErr w:type="spellStart"/>
      <w:r w:rsidRPr="007704E6">
        <w:rPr>
          <w:rFonts w:ascii="Courier New" w:hAnsi="Courier New" w:cs="Courier New"/>
          <w:lang w:val="en-US"/>
        </w:rPr>
        <w:t>png</w:t>
      </w:r>
      <w:proofErr w:type="spellEnd"/>
      <w:r w:rsidRPr="007704E6">
        <w:rPr>
          <w:rFonts w:ascii="Courier New" w:hAnsi="Courier New" w:cs="Courier New"/>
          <w:lang w:val="en-US"/>
        </w:rPr>
        <w:t>"</w:t>
      </w:r>
      <w:r w:rsidR="003A4D2E">
        <w:rPr>
          <w:rFonts w:ascii="Courier New" w:hAnsi="Courier New" w:cs="Courier New"/>
          <w:lang w:val="en-US"/>
        </w:rPr>
        <w:t xml:space="preserve"> </w:t>
      </w:r>
      <w:proofErr w:type="spellStart"/>
      <w:r w:rsidRPr="007704E6">
        <w:rPr>
          <w:rFonts w:ascii="Courier New" w:hAnsi="Courier New" w:cs="Courier New"/>
          <w:lang w:val="en-US"/>
        </w:rPr>
        <w:t>href</w:t>
      </w:r>
      <w:proofErr w:type="spellEnd"/>
      <w:r w:rsidRPr="007704E6">
        <w:rPr>
          <w:rFonts w:ascii="Courier New" w:hAnsi="Courier New" w:cs="Courier New"/>
          <w:lang w:val="en-US"/>
        </w:rPr>
        <w:t>="../</w:t>
      </w:r>
      <w:proofErr w:type="spellStart"/>
      <w:r w:rsidRPr="007704E6">
        <w:rPr>
          <w:rFonts w:ascii="Courier New" w:hAnsi="Courier New" w:cs="Courier New"/>
          <w:lang w:val="en-US"/>
        </w:rPr>
        <w:t>icones</w:t>
      </w:r>
      <w:proofErr w:type="spellEnd"/>
      <w:r w:rsidRPr="007704E6">
        <w:rPr>
          <w:rFonts w:ascii="Courier New" w:hAnsi="Courier New" w:cs="Courier New"/>
          <w:lang w:val="en-US"/>
        </w:rPr>
        <w:t>/mail.png"&gt;</w:t>
      </w:r>
    </w:p>
    <w:p w14:paraId="7EFDC4FD" w14:textId="1A77EA1E" w:rsidR="00A842ED" w:rsidRPr="00D66A24" w:rsidRDefault="00A842ED" w:rsidP="00B862E4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A842ED">
        <w:rPr>
          <w:rFonts w:ascii="Verdana" w:hAnsi="Verdana" w:cs="Calibri"/>
        </w:rPr>
        <w:t>Utilize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 w:rsidRPr="00A842ED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&lt;</w:t>
      </w:r>
      <w:proofErr w:type="spellStart"/>
      <w:r w:rsidRPr="00A842ED">
        <w:rPr>
          <w:rFonts w:ascii="Verdana" w:hAnsi="Verdana" w:cs="Calibri"/>
        </w:rPr>
        <w:t>img</w:t>
      </w:r>
      <w:proofErr w:type="spellEnd"/>
      <w:r w:rsidRPr="00A842ED">
        <w:rPr>
          <w:rFonts w:ascii="Verdana" w:hAnsi="Verdana" w:cs="Calibri"/>
        </w:rPr>
        <w:t>&gt;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inserir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ícones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página,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como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menus,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rodapés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ao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lado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A842ED">
        <w:rPr>
          <w:rFonts w:ascii="Verdana" w:hAnsi="Verdana" w:cs="Calibri"/>
        </w:rPr>
        <w:t>textos</w:t>
      </w:r>
    </w:p>
    <w:p w14:paraId="369F5693" w14:textId="511D403B" w:rsidR="00A842ED" w:rsidRPr="00A842ED" w:rsidRDefault="00A842ED" w:rsidP="00A842ED">
      <w:pPr>
        <w:spacing w:line="360" w:lineRule="auto"/>
        <w:rPr>
          <w:rFonts w:ascii="Courier New" w:hAnsi="Courier New" w:cs="Courier New"/>
          <w:lang w:val="en-US"/>
        </w:rPr>
      </w:pPr>
      <w:r w:rsidRPr="00A842ED">
        <w:rPr>
          <w:rFonts w:ascii="Courier New" w:hAnsi="Courier New" w:cs="Courier New"/>
          <w:lang w:val="en-US"/>
        </w:rPr>
        <w:t>&lt;</w:t>
      </w:r>
      <w:proofErr w:type="spellStart"/>
      <w:r w:rsidRPr="00A842ED">
        <w:rPr>
          <w:rFonts w:ascii="Courier New" w:hAnsi="Courier New" w:cs="Courier New"/>
          <w:lang w:val="en-US"/>
        </w:rPr>
        <w:t>img</w:t>
      </w:r>
      <w:proofErr w:type="spellEnd"/>
      <w:r w:rsidR="003A4D2E">
        <w:rPr>
          <w:rFonts w:ascii="Courier New" w:hAnsi="Courier New" w:cs="Courier New"/>
          <w:lang w:val="en-US"/>
        </w:rPr>
        <w:t xml:space="preserve"> </w:t>
      </w:r>
      <w:proofErr w:type="spellStart"/>
      <w:r w:rsidRPr="00A842ED">
        <w:rPr>
          <w:rFonts w:ascii="Courier New" w:hAnsi="Courier New" w:cs="Courier New"/>
          <w:lang w:val="en-US"/>
        </w:rPr>
        <w:t>src</w:t>
      </w:r>
      <w:proofErr w:type="spellEnd"/>
      <w:r w:rsidRPr="00A842ED">
        <w:rPr>
          <w:rFonts w:ascii="Courier New" w:hAnsi="Courier New" w:cs="Courier New"/>
          <w:lang w:val="en-US"/>
        </w:rPr>
        <w:t>="images/icone-home.png"</w:t>
      </w:r>
      <w:r w:rsidR="003A4D2E">
        <w:rPr>
          <w:rFonts w:ascii="Courier New" w:hAnsi="Courier New" w:cs="Courier New"/>
          <w:lang w:val="en-US"/>
        </w:rPr>
        <w:t xml:space="preserve"> </w:t>
      </w:r>
      <w:r w:rsidRPr="00A842ED">
        <w:rPr>
          <w:rFonts w:ascii="Courier New" w:hAnsi="Courier New" w:cs="Courier New"/>
          <w:lang w:val="en-US"/>
        </w:rPr>
        <w:t>alt="</w:t>
      </w:r>
      <w:proofErr w:type="spellStart"/>
      <w:r w:rsidRPr="00A842ED">
        <w:rPr>
          <w:rFonts w:ascii="Courier New" w:hAnsi="Courier New" w:cs="Courier New"/>
          <w:lang w:val="en-US"/>
        </w:rPr>
        <w:t>Início</w:t>
      </w:r>
      <w:proofErr w:type="spellEnd"/>
      <w:r w:rsidRPr="00A842ED">
        <w:rPr>
          <w:rFonts w:ascii="Courier New" w:hAnsi="Courier New" w:cs="Courier New"/>
          <w:lang w:val="en-US"/>
        </w:rPr>
        <w:t>"</w:t>
      </w:r>
      <w:r w:rsidR="003A4D2E">
        <w:rPr>
          <w:rFonts w:ascii="Courier New" w:hAnsi="Courier New" w:cs="Courier New"/>
          <w:lang w:val="en-US"/>
        </w:rPr>
        <w:t xml:space="preserve"> </w:t>
      </w:r>
      <w:r w:rsidRPr="00A842ED">
        <w:rPr>
          <w:rFonts w:ascii="Courier New" w:hAnsi="Courier New" w:cs="Courier New"/>
          <w:lang w:val="en-US"/>
        </w:rPr>
        <w:t>width="32"</w:t>
      </w:r>
      <w:r w:rsidR="003A4D2E">
        <w:rPr>
          <w:rFonts w:ascii="Courier New" w:hAnsi="Courier New" w:cs="Courier New"/>
          <w:lang w:val="en-US"/>
        </w:rPr>
        <w:t xml:space="preserve"> </w:t>
      </w:r>
      <w:r w:rsidRPr="00A842ED">
        <w:rPr>
          <w:rFonts w:ascii="Courier New" w:hAnsi="Courier New" w:cs="Courier New"/>
          <w:lang w:val="en-US"/>
        </w:rPr>
        <w:t>height="32"&gt;</w:t>
      </w:r>
    </w:p>
    <w:p w14:paraId="28D785AD" w14:textId="0140EB55" w:rsidR="002A1314" w:rsidRDefault="002A1314" w:rsidP="00B862E4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2A1314">
        <w:rPr>
          <w:rFonts w:ascii="Verdana" w:hAnsi="Verdana" w:cs="Calibri"/>
        </w:rPr>
        <w:t>Se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seu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arquivo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HTML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estiver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com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meta</w:t>
      </w:r>
      <w:r w:rsidR="003A4D2E">
        <w:rPr>
          <w:rFonts w:ascii="Verdana" w:hAnsi="Verdana" w:cs="Calibri"/>
        </w:rPr>
        <w:t xml:space="preserve"> </w:t>
      </w:r>
      <w:proofErr w:type="spellStart"/>
      <w:r w:rsidRPr="002A1314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proofErr w:type="spellStart"/>
      <w:r w:rsidRPr="002A1314">
        <w:rPr>
          <w:rFonts w:ascii="Verdana" w:hAnsi="Verdana" w:cs="Calibri"/>
        </w:rPr>
        <w:t>charset</w:t>
      </w:r>
      <w:proofErr w:type="spellEnd"/>
      <w:r w:rsidRPr="002A1314">
        <w:rPr>
          <w:rFonts w:ascii="Verdana" w:hAnsi="Verdana" w:cs="Calibri"/>
        </w:rPr>
        <w:t>="UTF-8"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&lt;</w:t>
      </w:r>
      <w:proofErr w:type="spellStart"/>
      <w:r w:rsidRPr="002A1314">
        <w:rPr>
          <w:rFonts w:ascii="Verdana" w:hAnsi="Verdana" w:cs="Calibri"/>
        </w:rPr>
        <w:t>head</w:t>
      </w:r>
      <w:proofErr w:type="spellEnd"/>
      <w:r w:rsidRPr="002A1314">
        <w:rPr>
          <w:rFonts w:ascii="Verdana" w:hAnsi="Verdana" w:cs="Calibri"/>
        </w:rPr>
        <w:t>&gt;,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você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pode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simplesmente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copiar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símbolo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(</w:t>
      </w:r>
      <w:proofErr w:type="spellStart"/>
      <w:r w:rsidRPr="002A1314">
        <w:rPr>
          <w:rFonts w:ascii="Verdana" w:hAnsi="Verdana" w:cs="Calibri"/>
        </w:rPr>
        <w:t>ex</w:t>
      </w:r>
      <w:proofErr w:type="spellEnd"/>
      <w:r w:rsidRPr="002A1314">
        <w:rPr>
          <w:rFonts w:ascii="Verdana" w:hAnsi="Verdana" w:cs="Calibri"/>
        </w:rPr>
        <w:t>:</w:t>
      </w:r>
      <w:r w:rsidR="003A4D2E">
        <w:rPr>
          <w:rFonts w:ascii="Verdana" w:hAnsi="Verdana" w:cs="Calibri"/>
        </w:rPr>
        <w:t xml:space="preserve"> </w:t>
      </w:r>
      <w:r w:rsidRPr="00B862E4">
        <w:rPr>
          <w:rFonts w:ascii="Segoe UI Emoji" w:hAnsi="Segoe UI Emoji" w:cs="Segoe UI Emoji"/>
        </w:rPr>
        <w:t>🚀</w:t>
      </w:r>
      <w:r w:rsidRPr="002A1314">
        <w:rPr>
          <w:rFonts w:ascii="Verdana" w:hAnsi="Verdana" w:cs="Calibri"/>
        </w:rPr>
        <w:t>)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colar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diretamente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2A1314">
        <w:rPr>
          <w:rFonts w:ascii="Verdana" w:hAnsi="Verdana" w:cs="Calibri"/>
        </w:rPr>
        <w:t>código</w:t>
      </w:r>
    </w:p>
    <w:p w14:paraId="20772520" w14:textId="0068508C" w:rsidR="00793014" w:rsidRPr="00793014" w:rsidRDefault="00793014" w:rsidP="00793014">
      <w:pPr>
        <w:spacing w:line="360" w:lineRule="auto"/>
        <w:rPr>
          <w:rFonts w:ascii="Courier New" w:hAnsi="Courier New" w:cs="Courier New"/>
        </w:rPr>
      </w:pPr>
      <w:r w:rsidRPr="00793014">
        <w:rPr>
          <w:rFonts w:ascii="Courier New" w:hAnsi="Courier New" w:cs="Courier New"/>
        </w:rPr>
        <w:t>&lt;p&gt;Ícone</w:t>
      </w:r>
      <w:r w:rsidR="003A4D2E">
        <w:rPr>
          <w:rFonts w:ascii="Courier New" w:hAnsi="Courier New" w:cs="Courier New"/>
        </w:rPr>
        <w:t xml:space="preserve"> </w:t>
      </w:r>
      <w:r w:rsidRPr="00793014">
        <w:rPr>
          <w:rFonts w:ascii="Courier New" w:hAnsi="Courier New" w:cs="Courier New"/>
        </w:rPr>
        <w:t>com</w:t>
      </w:r>
      <w:r w:rsidR="003A4D2E">
        <w:rPr>
          <w:rFonts w:ascii="Courier New" w:hAnsi="Courier New" w:cs="Courier New"/>
        </w:rPr>
        <w:t xml:space="preserve"> </w:t>
      </w:r>
      <w:r w:rsidRPr="00793014">
        <w:rPr>
          <w:rFonts w:ascii="Courier New" w:hAnsi="Courier New" w:cs="Courier New"/>
        </w:rPr>
        <w:t>imagem</w:t>
      </w:r>
      <w:r w:rsidR="003A4D2E">
        <w:rPr>
          <w:rFonts w:ascii="Courier New" w:hAnsi="Courier New" w:cs="Courier New"/>
        </w:rPr>
        <w:t xml:space="preserve"> </w:t>
      </w:r>
      <w:r w:rsidRPr="00793014">
        <w:rPr>
          <w:rFonts w:ascii="Courier New" w:hAnsi="Courier New" w:cs="Courier New"/>
        </w:rPr>
        <w:t>copiada:&lt;span</w:t>
      </w:r>
      <w:r w:rsidR="003A4D2E">
        <w:rPr>
          <w:rFonts w:ascii="Courier New" w:hAnsi="Courier New" w:cs="Courier New"/>
        </w:rPr>
        <w:t xml:space="preserve"> </w:t>
      </w:r>
      <w:proofErr w:type="spellStart"/>
      <w:r w:rsidRPr="00793014">
        <w:rPr>
          <w:rFonts w:ascii="Courier New" w:hAnsi="Courier New" w:cs="Courier New"/>
        </w:rPr>
        <w:t>style</w:t>
      </w:r>
      <w:proofErr w:type="spellEnd"/>
      <w:r w:rsidRPr="00793014">
        <w:rPr>
          <w:rFonts w:ascii="Courier New" w:hAnsi="Courier New" w:cs="Courier New"/>
        </w:rPr>
        <w:t>="font-size:30px;"&gt;</w:t>
      </w:r>
      <w:r w:rsidRPr="00793014">
        <w:rPr>
          <w:rFonts w:ascii="Segoe UI Emoji" w:hAnsi="Segoe UI Emoji" w:cs="Segoe UI Emoji"/>
        </w:rPr>
        <w:t>🚀</w:t>
      </w:r>
      <w:r w:rsidRPr="00793014">
        <w:rPr>
          <w:rFonts w:ascii="Courier New" w:hAnsi="Courier New" w:cs="Courier New"/>
        </w:rPr>
        <w:t>&lt;/span&gt;&lt;/p&gt;</w:t>
      </w:r>
    </w:p>
    <w:p w14:paraId="51BEB17E" w14:textId="4CA5ECC8" w:rsidR="00B862E4" w:rsidRDefault="007132D2" w:rsidP="00B862E4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>
        <w:rPr>
          <w:rFonts w:ascii="Verdana" w:hAnsi="Verdana" w:cs="Calibri"/>
        </w:rPr>
        <w:t>U</w:t>
      </w:r>
      <w:r w:rsidRPr="007132D2">
        <w:rPr>
          <w:rFonts w:ascii="Verdana" w:hAnsi="Verdana" w:cs="Calibri"/>
        </w:rPr>
        <w:t>sar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formato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&amp;#x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(Unicode)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seguido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código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hexadecimal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fechar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com</w:t>
      </w:r>
      <w:r w:rsidR="003A4D2E">
        <w:rPr>
          <w:rFonts w:ascii="Verdana" w:hAnsi="Verdana" w:cs="Calibri"/>
        </w:rPr>
        <w:t xml:space="preserve"> </w:t>
      </w:r>
      <w:r w:rsidRPr="007132D2">
        <w:rPr>
          <w:rFonts w:ascii="Verdana" w:hAnsi="Verdana" w:cs="Calibri"/>
        </w:rPr>
        <w:t>;</w:t>
      </w:r>
    </w:p>
    <w:p w14:paraId="0EA3F631" w14:textId="50CFB00E" w:rsidR="00683EE8" w:rsidRPr="003A4D2E" w:rsidRDefault="00683EE8" w:rsidP="00683EE8">
      <w:pPr>
        <w:spacing w:line="360" w:lineRule="auto"/>
        <w:rPr>
          <w:rFonts w:ascii="Courier New" w:hAnsi="Courier New" w:cs="Courier New"/>
          <w:lang w:val="en-US"/>
        </w:rPr>
      </w:pPr>
      <w:r w:rsidRPr="003A4D2E">
        <w:rPr>
          <w:rFonts w:ascii="Courier New" w:hAnsi="Courier New" w:cs="Courier New"/>
          <w:lang w:val="en-US"/>
        </w:rPr>
        <w:t>&lt;p&gt;Contato:</w:t>
      </w:r>
      <w:r w:rsidR="003A4D2E" w:rsidRPr="003A4D2E">
        <w:rPr>
          <w:rFonts w:ascii="Courier New" w:hAnsi="Courier New" w:cs="Courier New"/>
          <w:lang w:val="en-US"/>
        </w:rPr>
        <w:t xml:space="preserve"> </w:t>
      </w:r>
      <w:r w:rsidRPr="003A4D2E">
        <w:rPr>
          <w:rFonts w:ascii="Courier New" w:hAnsi="Courier New" w:cs="Courier New"/>
          <w:lang w:val="en-US"/>
        </w:rPr>
        <w:t>&lt;span</w:t>
      </w:r>
      <w:r w:rsidR="003A4D2E" w:rsidRPr="003A4D2E">
        <w:rPr>
          <w:rFonts w:ascii="Courier New" w:hAnsi="Courier New" w:cs="Courier New"/>
          <w:lang w:val="en-US"/>
        </w:rPr>
        <w:t xml:space="preserve"> </w:t>
      </w:r>
      <w:proofErr w:type="gramStart"/>
      <w:r w:rsidRPr="003A4D2E">
        <w:rPr>
          <w:rFonts w:ascii="Courier New" w:hAnsi="Courier New" w:cs="Courier New"/>
          <w:lang w:val="en-US"/>
        </w:rPr>
        <w:t>&gt;&amp;#</w:t>
      </w:r>
      <w:proofErr w:type="gramEnd"/>
      <w:r w:rsidRPr="003A4D2E">
        <w:rPr>
          <w:rFonts w:ascii="Courier New" w:hAnsi="Courier New" w:cs="Courier New"/>
          <w:lang w:val="en-US"/>
        </w:rPr>
        <w:t>x260E;&lt;/span&gt;</w:t>
      </w:r>
      <w:r w:rsidR="003A4D2E" w:rsidRPr="003A4D2E">
        <w:rPr>
          <w:rFonts w:ascii="Courier New" w:hAnsi="Courier New" w:cs="Courier New"/>
          <w:lang w:val="en-US"/>
        </w:rPr>
        <w:t xml:space="preserve"> </w:t>
      </w:r>
      <w:r w:rsidRPr="003A4D2E">
        <w:rPr>
          <w:rFonts w:ascii="Courier New" w:hAnsi="Courier New" w:cs="Courier New"/>
          <w:lang w:val="en-US"/>
        </w:rPr>
        <w:t>(43)</w:t>
      </w:r>
      <w:r w:rsidR="003A4D2E" w:rsidRPr="003A4D2E">
        <w:rPr>
          <w:rFonts w:ascii="Courier New" w:hAnsi="Courier New" w:cs="Courier New"/>
          <w:lang w:val="en-US"/>
        </w:rPr>
        <w:t xml:space="preserve"> </w:t>
      </w:r>
      <w:r w:rsidRPr="003A4D2E">
        <w:rPr>
          <w:rFonts w:ascii="Courier New" w:hAnsi="Courier New" w:cs="Courier New"/>
          <w:lang w:val="en-US"/>
        </w:rPr>
        <w:t>99999-9999&lt;/p&gt;</w:t>
      </w:r>
    </w:p>
    <w:p w14:paraId="16F3B487" w14:textId="77777777" w:rsidR="00CC0594" w:rsidRPr="00F60DD0" w:rsidRDefault="00CC0594" w:rsidP="00CC0594">
      <w:pPr>
        <w:spacing w:line="360" w:lineRule="auto"/>
        <w:rPr>
          <w:rFonts w:ascii="Verdana" w:hAnsi="Verdana" w:cs="Calibri"/>
          <w:b/>
          <w:bCs/>
        </w:rPr>
      </w:pPr>
      <w:r w:rsidRPr="00F60DD0">
        <w:rPr>
          <w:rFonts w:ascii="Verdana" w:hAnsi="Verdana" w:cs="Calibri"/>
          <w:b/>
          <w:bCs/>
        </w:rPr>
        <w:t>Lembre-se:</w:t>
      </w:r>
    </w:p>
    <w:p w14:paraId="777A5D57" w14:textId="6117BEFF" w:rsidR="00CC0594" w:rsidRPr="00683EE8" w:rsidRDefault="00CC0594" w:rsidP="0033144B">
      <w:pPr>
        <w:pStyle w:val="PargrafodaLista"/>
        <w:numPr>
          <w:ilvl w:val="0"/>
          <w:numId w:val="23"/>
        </w:numPr>
        <w:spacing w:after="0" w:line="360" w:lineRule="auto"/>
        <w:ind w:left="714" w:hanging="357"/>
        <w:rPr>
          <w:rFonts w:ascii="Verdana" w:hAnsi="Verdana" w:cs="Calibri"/>
        </w:rPr>
      </w:pPr>
      <w:r w:rsidRPr="00683EE8">
        <w:rPr>
          <w:rFonts w:ascii="Verdana" w:hAnsi="Verdana" w:cs="Calibri"/>
        </w:rPr>
        <w:t>Formatos: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Use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SVG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ícones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escaláveis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(melhor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qualidade)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PNG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com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fundo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transparente.</w:t>
      </w:r>
    </w:p>
    <w:p w14:paraId="5A312086" w14:textId="702D56AE" w:rsidR="00A83755" w:rsidRPr="00683EE8" w:rsidRDefault="00A83755" w:rsidP="0033144B">
      <w:pPr>
        <w:pStyle w:val="PargrafodaLista"/>
        <w:numPr>
          <w:ilvl w:val="0"/>
          <w:numId w:val="23"/>
        </w:numPr>
        <w:spacing w:after="0" w:line="360" w:lineRule="auto"/>
        <w:ind w:left="714" w:hanging="357"/>
        <w:rPr>
          <w:rFonts w:ascii="Verdana" w:hAnsi="Verdana" w:cs="Calibri"/>
        </w:rPr>
      </w:pPr>
      <w:r w:rsidRPr="00683EE8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deve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ser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preferencialmente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quadrada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(32x32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16x16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pixels)</w:t>
      </w:r>
    </w:p>
    <w:p w14:paraId="2C5BD6A1" w14:textId="69838944" w:rsidR="00CC0594" w:rsidRPr="00683EE8" w:rsidRDefault="00CC0594" w:rsidP="0033144B">
      <w:pPr>
        <w:pStyle w:val="PargrafodaLista"/>
        <w:numPr>
          <w:ilvl w:val="0"/>
          <w:numId w:val="23"/>
        </w:numPr>
        <w:spacing w:after="0" w:line="360" w:lineRule="auto"/>
        <w:ind w:left="714" w:hanging="357"/>
        <w:rPr>
          <w:rFonts w:ascii="Verdana" w:hAnsi="Verdana" w:cs="Calibri"/>
        </w:rPr>
      </w:pPr>
      <w:r w:rsidRPr="00683EE8">
        <w:rPr>
          <w:rFonts w:ascii="Verdana" w:hAnsi="Verdana" w:cs="Calibri"/>
        </w:rPr>
        <w:t>Alt</w:t>
      </w:r>
      <w:r w:rsidR="003A4D2E">
        <w:rPr>
          <w:rFonts w:ascii="Verdana" w:hAnsi="Verdana" w:cs="Calibri"/>
        </w:rPr>
        <w:t xml:space="preserve"> </w:t>
      </w:r>
      <w:proofErr w:type="spellStart"/>
      <w:r w:rsidRPr="00683EE8">
        <w:rPr>
          <w:rFonts w:ascii="Verdana" w:hAnsi="Verdana" w:cs="Calibri"/>
        </w:rPr>
        <w:t>Text</w:t>
      </w:r>
      <w:proofErr w:type="spellEnd"/>
      <w:r w:rsidRPr="00683EE8">
        <w:rPr>
          <w:rFonts w:ascii="Verdana" w:hAnsi="Verdana" w:cs="Calibri"/>
        </w:rPr>
        <w:t>: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Sempre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use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atributo</w:t>
      </w:r>
      <w:r w:rsidR="003A4D2E">
        <w:rPr>
          <w:rFonts w:ascii="Verdana" w:hAnsi="Verdana" w:cs="Calibri"/>
        </w:rPr>
        <w:t xml:space="preserve"> </w:t>
      </w:r>
      <w:proofErr w:type="spellStart"/>
      <w:r w:rsidRPr="00683EE8">
        <w:rPr>
          <w:rFonts w:ascii="Verdana" w:hAnsi="Verdana" w:cs="Calibri"/>
        </w:rPr>
        <w:t>alt</w:t>
      </w:r>
      <w:proofErr w:type="spellEnd"/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descrição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(</w:t>
      </w:r>
      <w:proofErr w:type="spellStart"/>
      <w:r w:rsidRPr="00683EE8">
        <w:rPr>
          <w:rFonts w:ascii="Verdana" w:hAnsi="Verdana" w:cs="Calibri"/>
        </w:rPr>
        <w:t>ex</w:t>
      </w:r>
      <w:proofErr w:type="spellEnd"/>
      <w:r w:rsidRPr="00683EE8">
        <w:rPr>
          <w:rFonts w:ascii="Verdana" w:hAnsi="Verdana" w:cs="Calibri"/>
        </w:rPr>
        <w:t>:</w:t>
      </w:r>
      <w:r w:rsidR="003A4D2E">
        <w:rPr>
          <w:rFonts w:ascii="Verdana" w:hAnsi="Verdana" w:cs="Calibri"/>
        </w:rPr>
        <w:t xml:space="preserve"> </w:t>
      </w:r>
      <w:proofErr w:type="spellStart"/>
      <w:r w:rsidRPr="00683EE8">
        <w:rPr>
          <w:rFonts w:ascii="Verdana" w:hAnsi="Verdana" w:cs="Calibri"/>
        </w:rPr>
        <w:t>alt</w:t>
      </w:r>
      <w:proofErr w:type="spellEnd"/>
      <w:r w:rsidRPr="00683EE8">
        <w:rPr>
          <w:rFonts w:ascii="Verdana" w:hAnsi="Verdana" w:cs="Calibri"/>
        </w:rPr>
        <w:t>="Logo"),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essencial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acessibilidade</w:t>
      </w:r>
    </w:p>
    <w:p w14:paraId="5A45BA6D" w14:textId="0B943F5A" w:rsidR="00CC0594" w:rsidRPr="00683EE8" w:rsidRDefault="00CC0594" w:rsidP="0033144B">
      <w:pPr>
        <w:pStyle w:val="PargrafodaLista"/>
        <w:numPr>
          <w:ilvl w:val="0"/>
          <w:numId w:val="23"/>
        </w:numPr>
        <w:spacing w:after="0" w:line="360" w:lineRule="auto"/>
        <w:ind w:left="714" w:hanging="357"/>
        <w:rPr>
          <w:rFonts w:ascii="Verdana" w:hAnsi="Verdana" w:cs="Calibri"/>
        </w:rPr>
      </w:pPr>
      <w:r w:rsidRPr="00683EE8">
        <w:rPr>
          <w:rFonts w:ascii="Verdana" w:hAnsi="Verdana" w:cs="Calibri"/>
        </w:rPr>
        <w:t>Tamanho: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Defina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altura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largura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com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CSS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atributos</w:t>
      </w:r>
      <w:r w:rsidR="003A4D2E">
        <w:rPr>
          <w:rFonts w:ascii="Verdana" w:hAnsi="Verdana" w:cs="Calibri"/>
        </w:rPr>
        <w:t xml:space="preserve"> </w:t>
      </w:r>
      <w:proofErr w:type="spellStart"/>
      <w:r w:rsidRPr="00683EE8">
        <w:rPr>
          <w:rFonts w:ascii="Verdana" w:hAnsi="Verdana" w:cs="Calibri"/>
        </w:rPr>
        <w:t>width</w:t>
      </w:r>
      <w:proofErr w:type="spellEnd"/>
      <w:r w:rsidRPr="00683EE8">
        <w:rPr>
          <w:rFonts w:ascii="Verdana" w:hAnsi="Verdana" w:cs="Calibri"/>
        </w:rPr>
        <w:t>/</w:t>
      </w:r>
      <w:proofErr w:type="spellStart"/>
      <w:r w:rsidRPr="00683EE8">
        <w:rPr>
          <w:rFonts w:ascii="Verdana" w:hAnsi="Verdana" w:cs="Calibri"/>
        </w:rPr>
        <w:t>height</w:t>
      </w:r>
      <w:proofErr w:type="spellEnd"/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evitar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distorções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lentidão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carregamento</w:t>
      </w:r>
    </w:p>
    <w:p w14:paraId="400DBC91" w14:textId="753C37EA" w:rsidR="00CC0594" w:rsidRPr="00683EE8" w:rsidRDefault="00CC0594" w:rsidP="0033144B">
      <w:pPr>
        <w:pStyle w:val="PargrafodaLista"/>
        <w:numPr>
          <w:ilvl w:val="0"/>
          <w:numId w:val="23"/>
        </w:numPr>
        <w:spacing w:after="0" w:line="360" w:lineRule="auto"/>
        <w:ind w:left="714" w:hanging="357"/>
        <w:rPr>
          <w:rFonts w:ascii="Verdana" w:hAnsi="Verdana" w:cs="Calibri"/>
        </w:rPr>
      </w:pPr>
      <w:r w:rsidRPr="00683EE8">
        <w:rPr>
          <w:rFonts w:ascii="Verdana" w:hAnsi="Verdana" w:cs="Calibri"/>
        </w:rPr>
        <w:t>Organização: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Mantenha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todos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os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ícones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pasta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única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(</w:t>
      </w:r>
      <w:proofErr w:type="spellStart"/>
      <w:r w:rsidRPr="00683EE8">
        <w:rPr>
          <w:rFonts w:ascii="Verdana" w:hAnsi="Verdana" w:cs="Calibri"/>
        </w:rPr>
        <w:t>ex</w:t>
      </w:r>
      <w:proofErr w:type="spellEnd"/>
      <w:r w:rsidRPr="00683EE8">
        <w:rPr>
          <w:rFonts w:ascii="Verdana" w:hAnsi="Verdana" w:cs="Calibri"/>
        </w:rPr>
        <w:t>: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/</w:t>
      </w:r>
      <w:proofErr w:type="spellStart"/>
      <w:r w:rsidRPr="00683EE8">
        <w:rPr>
          <w:rFonts w:ascii="Verdana" w:hAnsi="Verdana" w:cs="Calibri"/>
        </w:rPr>
        <w:t>assets</w:t>
      </w:r>
      <w:proofErr w:type="spellEnd"/>
      <w:r w:rsidRPr="00683EE8">
        <w:rPr>
          <w:rFonts w:ascii="Verdana" w:hAnsi="Verdana" w:cs="Calibri"/>
        </w:rPr>
        <w:t>/</w:t>
      </w:r>
      <w:proofErr w:type="spellStart"/>
      <w:r w:rsidRPr="00683EE8">
        <w:rPr>
          <w:rFonts w:ascii="Verdana" w:hAnsi="Verdana" w:cs="Calibri"/>
        </w:rPr>
        <w:t>icons</w:t>
      </w:r>
      <w:proofErr w:type="spellEnd"/>
      <w:r w:rsidRPr="00683EE8">
        <w:rPr>
          <w:rFonts w:ascii="Verdana" w:hAnsi="Verdana" w:cs="Calibri"/>
        </w:rPr>
        <w:t>/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Pr="00683EE8">
        <w:rPr>
          <w:rFonts w:ascii="Verdana" w:hAnsi="Verdana" w:cs="Calibri"/>
        </w:rPr>
        <w:t>/</w:t>
      </w:r>
      <w:proofErr w:type="spellStart"/>
      <w:r w:rsidRPr="00683EE8">
        <w:rPr>
          <w:rFonts w:ascii="Verdana" w:hAnsi="Verdana" w:cs="Calibri"/>
        </w:rPr>
        <w:t>images</w:t>
      </w:r>
      <w:proofErr w:type="spellEnd"/>
      <w:r w:rsidRPr="00683EE8">
        <w:rPr>
          <w:rFonts w:ascii="Verdana" w:hAnsi="Verdana" w:cs="Calibri"/>
        </w:rPr>
        <w:t>/)</w:t>
      </w:r>
    </w:p>
    <w:p w14:paraId="4ADF6010" w14:textId="77777777" w:rsidR="007704E6" w:rsidRPr="00CC0594" w:rsidRDefault="007704E6" w:rsidP="00963A05">
      <w:pPr>
        <w:spacing w:line="360" w:lineRule="auto"/>
        <w:rPr>
          <w:rFonts w:ascii="Verdana" w:hAnsi="Verdana" w:cs="Calibri"/>
        </w:rPr>
      </w:pPr>
    </w:p>
    <w:p w14:paraId="055AA635" w14:textId="29E9A682" w:rsidR="007704E6" w:rsidRPr="007D7CF3" w:rsidRDefault="007D7CF3" w:rsidP="007D7CF3">
      <w:pPr>
        <w:rPr>
          <w:rFonts w:ascii="Verdana" w:hAnsi="Verdana" w:cs="Calibri"/>
          <w:b/>
          <w:bCs/>
          <w:sz w:val="28"/>
          <w:szCs w:val="28"/>
        </w:rPr>
      </w:pPr>
      <w:r w:rsidRPr="007D7CF3">
        <w:rPr>
          <w:rFonts w:ascii="Verdana" w:hAnsi="Verdana" w:cs="Calibri"/>
          <w:b/>
          <w:bCs/>
          <w:sz w:val="28"/>
          <w:szCs w:val="28"/>
        </w:rPr>
        <w:lastRenderedPageBreak/>
        <w:t>Aprender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7D7CF3">
        <w:rPr>
          <w:rFonts w:ascii="Verdana" w:hAnsi="Verdana" w:cs="Calibri"/>
          <w:b/>
          <w:bCs/>
          <w:sz w:val="28"/>
          <w:szCs w:val="28"/>
        </w:rPr>
        <w:t>a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7D7CF3">
        <w:rPr>
          <w:rFonts w:ascii="Verdana" w:hAnsi="Verdana" w:cs="Calibri"/>
          <w:b/>
          <w:bCs/>
          <w:sz w:val="28"/>
          <w:szCs w:val="28"/>
        </w:rPr>
        <w:t>utilizar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7D7CF3">
        <w:rPr>
          <w:rFonts w:ascii="Verdana" w:hAnsi="Verdana" w:cs="Calibri"/>
          <w:b/>
          <w:bCs/>
          <w:sz w:val="28"/>
          <w:szCs w:val="28"/>
        </w:rPr>
        <w:t>a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proofErr w:type="spellStart"/>
      <w:r w:rsidRPr="007D7CF3">
        <w:rPr>
          <w:rFonts w:ascii="Verdana" w:hAnsi="Verdana" w:cs="Calibri"/>
          <w:b/>
          <w:bCs/>
          <w:sz w:val="28"/>
          <w:szCs w:val="28"/>
        </w:rPr>
        <w:t>tag</w:t>
      </w:r>
      <w:proofErr w:type="spellEnd"/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7D7CF3">
        <w:rPr>
          <w:rFonts w:ascii="Verdana" w:hAnsi="Verdana" w:cs="Calibri"/>
          <w:b/>
          <w:bCs/>
          <w:sz w:val="28"/>
          <w:szCs w:val="28"/>
        </w:rPr>
        <w:t>sem</w:t>
      </w:r>
      <w:r w:rsidRPr="007D7CF3">
        <w:rPr>
          <w:rFonts w:ascii="Verdana" w:hAnsi="Verdana" w:cs="Calibri" w:hint="eastAsia"/>
          <w:b/>
          <w:bCs/>
          <w:sz w:val="28"/>
          <w:szCs w:val="28"/>
        </w:rPr>
        <w:t>â</w:t>
      </w:r>
      <w:r w:rsidRPr="007D7CF3">
        <w:rPr>
          <w:rFonts w:ascii="Verdana" w:hAnsi="Verdana" w:cs="Calibri"/>
          <w:b/>
          <w:bCs/>
          <w:sz w:val="28"/>
          <w:szCs w:val="28"/>
        </w:rPr>
        <w:t>ntica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7D7CF3">
        <w:rPr>
          <w:rFonts w:ascii="Verdana" w:hAnsi="Verdana" w:cs="Calibri"/>
          <w:b/>
          <w:bCs/>
          <w:sz w:val="28"/>
          <w:szCs w:val="28"/>
        </w:rPr>
        <w:t>&lt;figure&gt;</w:t>
      </w:r>
    </w:p>
    <w:p w14:paraId="7DC2417C" w14:textId="77777777" w:rsidR="007D7CF3" w:rsidRDefault="007D7CF3" w:rsidP="007D7CF3">
      <w:pPr>
        <w:spacing w:line="360" w:lineRule="auto"/>
        <w:rPr>
          <w:rFonts w:ascii="Verdana" w:hAnsi="Verdana" w:cs="Calibri"/>
        </w:rPr>
      </w:pPr>
    </w:p>
    <w:p w14:paraId="605B441B" w14:textId="3D228C3A" w:rsidR="007D7CF3" w:rsidRDefault="007D7CF3" w:rsidP="007D7CF3">
      <w:pPr>
        <w:spacing w:line="360" w:lineRule="auto"/>
        <w:rPr>
          <w:rFonts w:ascii="Verdana" w:hAnsi="Verdana" w:cs="Calibri"/>
        </w:rPr>
      </w:pPr>
      <w:r w:rsidRPr="007D7CF3">
        <w:rPr>
          <w:rFonts w:ascii="Verdana" w:hAnsi="Verdana" w:cs="Calibri"/>
        </w:rPr>
        <w:t>Bem,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agora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voc</w:t>
      </w:r>
      <w:r w:rsidRPr="007D7CF3">
        <w:rPr>
          <w:rFonts w:ascii="Verdana" w:hAnsi="Verdana" w:cs="Calibri" w:hint="eastAsia"/>
        </w:rPr>
        <w:t>ê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j</w:t>
      </w:r>
      <w:r w:rsidRPr="007D7CF3">
        <w:rPr>
          <w:rFonts w:ascii="Verdana" w:hAnsi="Verdana" w:cs="Calibri" w:hint="eastAsia"/>
        </w:rPr>
        <w:t>á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sabe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como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inserir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imagem,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deve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estar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perguntando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serve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 w:rsidRPr="007D7CF3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&lt;figure&gt;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como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ela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difere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proofErr w:type="spellStart"/>
      <w:r w:rsidRPr="007D7CF3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&lt;</w:t>
      </w:r>
      <w:proofErr w:type="spellStart"/>
      <w:r w:rsidRPr="007D7CF3">
        <w:rPr>
          <w:rFonts w:ascii="Verdana" w:hAnsi="Verdana" w:cs="Calibri"/>
        </w:rPr>
        <w:t>img</w:t>
      </w:r>
      <w:proofErr w:type="spellEnd"/>
      <w:r w:rsidRPr="007D7CF3">
        <w:rPr>
          <w:rFonts w:ascii="Verdana" w:hAnsi="Verdana" w:cs="Calibri"/>
        </w:rPr>
        <w:t>&gt;.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Vamos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entender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isso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agora.</w:t>
      </w:r>
      <w:r w:rsidR="003A4D2E">
        <w:rPr>
          <w:rFonts w:ascii="Verdana" w:hAnsi="Verdana" w:cs="Calibri"/>
        </w:rPr>
        <w:t xml:space="preserve"> </w:t>
      </w:r>
    </w:p>
    <w:p w14:paraId="7CD1C091" w14:textId="3255CCF8" w:rsidR="007704E6" w:rsidRPr="00CC0594" w:rsidRDefault="007D7CF3" w:rsidP="007D7CF3">
      <w:pPr>
        <w:spacing w:line="360" w:lineRule="auto"/>
        <w:rPr>
          <w:rFonts w:ascii="Verdana" w:hAnsi="Verdana" w:cs="Calibri"/>
        </w:rPr>
      </w:pPr>
      <w:r w:rsidRPr="007D7CF3">
        <w:rPr>
          <w:rFonts w:ascii="Verdana" w:hAnsi="Verdana" w:cs="Calibri"/>
        </w:rPr>
        <w:t>Enquanto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 w:rsidRPr="007D7CF3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&lt;</w:t>
      </w:r>
      <w:proofErr w:type="spellStart"/>
      <w:r w:rsidRPr="007D7CF3">
        <w:rPr>
          <w:rFonts w:ascii="Verdana" w:hAnsi="Verdana" w:cs="Calibri"/>
        </w:rPr>
        <w:t>img</w:t>
      </w:r>
      <w:proofErr w:type="spellEnd"/>
      <w:r w:rsidRPr="007D7CF3">
        <w:rPr>
          <w:rFonts w:ascii="Verdana" w:hAnsi="Verdana" w:cs="Calibri"/>
        </w:rPr>
        <w:t>&gt;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 w:hint="eastAsia"/>
        </w:rPr>
        <w:t>é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usada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incorporar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documento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HTML,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 w:rsidRPr="007D7CF3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&lt;figure&gt;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 w:hint="eastAsia"/>
        </w:rPr>
        <w:t>é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usada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organizar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  <w:b/>
          <w:bCs/>
        </w:rPr>
        <w:t>semanticamente</w:t>
      </w:r>
      <w:r w:rsidR="003A4D2E">
        <w:rPr>
          <w:rFonts w:ascii="Verdana" w:hAnsi="Verdana" w:cs="Calibri"/>
          <w:b/>
          <w:bCs/>
        </w:rPr>
        <w:t xml:space="preserve"> </w:t>
      </w:r>
      <w:r w:rsidRPr="007D7CF3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conte</w:t>
      </w:r>
      <w:r w:rsidRPr="007D7CF3">
        <w:rPr>
          <w:rFonts w:ascii="Verdana" w:hAnsi="Verdana" w:cs="Calibri" w:hint="eastAsia"/>
        </w:rPr>
        <w:t>ú</w:t>
      </w:r>
      <w:r w:rsidRPr="007D7CF3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documento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HTML.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Ou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seja,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seu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uso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 w:hint="eastAsia"/>
        </w:rPr>
        <w:t>é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indicado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auxiliar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organiza</w:t>
      </w:r>
      <w:r w:rsidRPr="007D7CF3">
        <w:rPr>
          <w:rFonts w:ascii="Verdana" w:hAnsi="Verdana" w:cs="Calibri" w:hint="eastAsia"/>
        </w:rPr>
        <w:t>çã</w:t>
      </w:r>
      <w:r w:rsidRPr="007D7CF3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sem</w:t>
      </w:r>
      <w:r w:rsidRPr="007D7CF3">
        <w:rPr>
          <w:rFonts w:ascii="Verdana" w:hAnsi="Verdana" w:cs="Calibri" w:hint="eastAsia"/>
        </w:rPr>
        <w:t>â</w:t>
      </w:r>
      <w:r w:rsidRPr="007D7CF3">
        <w:rPr>
          <w:rFonts w:ascii="Verdana" w:hAnsi="Verdana" w:cs="Calibri"/>
        </w:rPr>
        <w:t>ntica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sua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p</w:t>
      </w:r>
      <w:r w:rsidRPr="007D7CF3">
        <w:rPr>
          <w:rFonts w:ascii="Verdana" w:hAnsi="Verdana" w:cs="Calibri" w:hint="eastAsia"/>
        </w:rPr>
        <w:t>á</w:t>
      </w:r>
      <w:r w:rsidRPr="007D7CF3">
        <w:rPr>
          <w:rFonts w:ascii="Verdana" w:hAnsi="Verdana" w:cs="Calibri"/>
        </w:rPr>
        <w:t>gina,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assim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como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os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outros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elementos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sem</w:t>
      </w:r>
      <w:r w:rsidRPr="007D7CF3">
        <w:rPr>
          <w:rFonts w:ascii="Verdana" w:hAnsi="Verdana" w:cs="Calibri" w:hint="eastAsia"/>
        </w:rPr>
        <w:t>â</w:t>
      </w:r>
      <w:r w:rsidRPr="007D7CF3">
        <w:rPr>
          <w:rFonts w:ascii="Verdana" w:hAnsi="Verdana" w:cs="Calibri"/>
        </w:rPr>
        <w:t>nticos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vistos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aula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anterior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(e.g.,</w:t>
      </w:r>
      <w:r w:rsidR="003A4D2E">
        <w:rPr>
          <w:rFonts w:ascii="Verdana" w:hAnsi="Verdana" w:cs="Calibri"/>
        </w:rPr>
        <w:t xml:space="preserve"> </w:t>
      </w:r>
      <w:proofErr w:type="spellStart"/>
      <w:r w:rsidRPr="007D7CF3">
        <w:rPr>
          <w:rFonts w:ascii="Verdana" w:hAnsi="Verdana" w:cs="Calibri"/>
        </w:rPr>
        <w:t>section</w:t>
      </w:r>
      <w:proofErr w:type="spellEnd"/>
      <w:r w:rsidRPr="007D7CF3">
        <w:rPr>
          <w:rFonts w:ascii="Verdana" w:hAnsi="Verdana" w:cs="Calibri"/>
        </w:rPr>
        <w:t>,</w:t>
      </w:r>
      <w:r w:rsidR="003A4D2E">
        <w:rPr>
          <w:rFonts w:ascii="Verdana" w:hAnsi="Verdana" w:cs="Calibri"/>
        </w:rPr>
        <w:t xml:space="preserve"> </w:t>
      </w:r>
      <w:proofErr w:type="spellStart"/>
      <w:r w:rsidRPr="007D7CF3">
        <w:rPr>
          <w:rFonts w:ascii="Verdana" w:hAnsi="Verdana" w:cs="Calibri"/>
        </w:rPr>
        <w:t>nav</w:t>
      </w:r>
      <w:proofErr w:type="spellEnd"/>
      <w:r w:rsidRPr="007D7CF3">
        <w:rPr>
          <w:rFonts w:ascii="Verdana" w:hAnsi="Verdana" w:cs="Calibri"/>
        </w:rPr>
        <w:t>,</w:t>
      </w:r>
      <w:r w:rsidR="003A4D2E">
        <w:rPr>
          <w:rFonts w:ascii="Verdana" w:hAnsi="Verdana" w:cs="Calibri"/>
        </w:rPr>
        <w:t xml:space="preserve"> </w:t>
      </w:r>
      <w:proofErr w:type="spellStart"/>
      <w:r w:rsidRPr="007D7CF3">
        <w:rPr>
          <w:rFonts w:ascii="Verdana" w:hAnsi="Verdana" w:cs="Calibri"/>
        </w:rPr>
        <w:t>article</w:t>
      </w:r>
      <w:proofErr w:type="spellEnd"/>
      <w:r w:rsidRPr="007D7CF3">
        <w:rPr>
          <w:rFonts w:ascii="Verdana" w:hAnsi="Verdana" w:cs="Calibri"/>
        </w:rPr>
        <w:t>,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header,</w:t>
      </w:r>
      <w:r w:rsidR="003A4D2E">
        <w:rPr>
          <w:rFonts w:ascii="Verdana" w:hAnsi="Verdana" w:cs="Calibri"/>
        </w:rPr>
        <w:t xml:space="preserve"> </w:t>
      </w:r>
      <w:proofErr w:type="spellStart"/>
      <w:r w:rsidRPr="007D7CF3">
        <w:rPr>
          <w:rFonts w:ascii="Verdana" w:hAnsi="Verdana" w:cs="Calibri"/>
        </w:rPr>
        <w:t>footer</w:t>
      </w:r>
      <w:proofErr w:type="spellEnd"/>
      <w:r w:rsidRPr="007D7CF3">
        <w:rPr>
          <w:rFonts w:ascii="Verdana" w:hAnsi="Verdana" w:cs="Calibri"/>
        </w:rPr>
        <w:t>).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Assim,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 w:rsidRPr="007D7CF3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&lt;figure&gt;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tamb</w:t>
      </w:r>
      <w:r w:rsidRPr="007D7CF3">
        <w:rPr>
          <w:rFonts w:ascii="Verdana" w:hAnsi="Verdana" w:cs="Calibri" w:hint="eastAsia"/>
        </w:rPr>
        <w:t>é</w:t>
      </w:r>
      <w:r w:rsidRPr="007D7CF3">
        <w:rPr>
          <w:rFonts w:ascii="Verdana" w:hAnsi="Verdana" w:cs="Calibri"/>
        </w:rPr>
        <w:t>m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pode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ser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utilizada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como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substituta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um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elemento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&lt;</w:t>
      </w:r>
      <w:proofErr w:type="spellStart"/>
      <w:r w:rsidRPr="007D7CF3">
        <w:rPr>
          <w:rFonts w:ascii="Verdana" w:hAnsi="Verdana" w:cs="Calibri"/>
        </w:rPr>
        <w:t>div</w:t>
      </w:r>
      <w:proofErr w:type="spellEnd"/>
      <w:r w:rsidRPr="007D7CF3">
        <w:rPr>
          <w:rFonts w:ascii="Verdana" w:hAnsi="Verdana" w:cs="Calibri"/>
        </w:rPr>
        <w:t>&gt;,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tornando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c</w:t>
      </w:r>
      <w:r w:rsidRPr="007D7CF3">
        <w:rPr>
          <w:rFonts w:ascii="Verdana" w:hAnsi="Verdana" w:cs="Calibri" w:hint="eastAsia"/>
        </w:rPr>
        <w:t>ó</w:t>
      </w:r>
      <w:r w:rsidRPr="007D7CF3">
        <w:rPr>
          <w:rFonts w:ascii="Verdana" w:hAnsi="Verdana" w:cs="Calibri"/>
        </w:rPr>
        <w:t>digo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mais</w:t>
      </w:r>
      <w:r w:rsidR="003A4D2E">
        <w:rPr>
          <w:rFonts w:ascii="Verdana" w:hAnsi="Verdana" w:cs="Calibri"/>
        </w:rPr>
        <w:t xml:space="preserve"> </w:t>
      </w:r>
      <w:r w:rsidRPr="007D7CF3">
        <w:rPr>
          <w:rFonts w:ascii="Verdana" w:hAnsi="Verdana" w:cs="Calibri"/>
        </w:rPr>
        <w:t>compreens</w:t>
      </w:r>
      <w:r w:rsidRPr="007D7CF3">
        <w:rPr>
          <w:rFonts w:ascii="Verdana" w:hAnsi="Verdana" w:cs="Calibri" w:hint="eastAsia"/>
        </w:rPr>
        <w:t>í</w:t>
      </w:r>
      <w:r w:rsidRPr="007D7CF3">
        <w:rPr>
          <w:rFonts w:ascii="Verdana" w:hAnsi="Verdana" w:cs="Calibri"/>
        </w:rPr>
        <w:t>vel.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F6733" w:rsidRPr="00EA23E7" w14:paraId="7DA15424" w14:textId="77777777" w:rsidTr="000F6733">
        <w:tc>
          <w:tcPr>
            <w:tcW w:w="5228" w:type="dxa"/>
          </w:tcPr>
          <w:p w14:paraId="1EA97DA5" w14:textId="57A98BCB" w:rsidR="000F6733" w:rsidRPr="00EA23E7" w:rsidRDefault="000F6733" w:rsidP="00EA23E7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A23E7">
              <w:rPr>
                <w:rFonts w:ascii="Verdana" w:hAnsi="Verdana" w:cs="Calibri"/>
                <w:b/>
                <w:bCs/>
              </w:rPr>
              <w:t>Exemplo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com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o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uso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de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&lt;</w:t>
            </w:r>
            <w:proofErr w:type="spellStart"/>
            <w:r w:rsidRPr="00EA23E7">
              <w:rPr>
                <w:rFonts w:ascii="Verdana" w:hAnsi="Verdana" w:cs="Calibri"/>
                <w:b/>
                <w:bCs/>
              </w:rPr>
              <w:t>div</w:t>
            </w:r>
            <w:proofErr w:type="spellEnd"/>
            <w:r w:rsidRPr="00EA23E7">
              <w:rPr>
                <w:rFonts w:ascii="Verdana" w:hAnsi="Verdana" w:cs="Calibri"/>
                <w:b/>
                <w:bCs/>
              </w:rPr>
              <w:t>&gt;</w:t>
            </w:r>
          </w:p>
        </w:tc>
        <w:tc>
          <w:tcPr>
            <w:tcW w:w="5228" w:type="dxa"/>
          </w:tcPr>
          <w:p w14:paraId="6745D8F6" w14:textId="30AFF258" w:rsidR="000F6733" w:rsidRPr="00EA23E7" w:rsidRDefault="000F6733" w:rsidP="00EA23E7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A23E7">
              <w:rPr>
                <w:rFonts w:ascii="Verdana" w:hAnsi="Verdana" w:cs="Calibri"/>
                <w:b/>
                <w:bCs/>
              </w:rPr>
              <w:t>Exemplo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com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o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uso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de</w:t>
            </w:r>
            <w:r w:rsidR="003A4D2E">
              <w:rPr>
                <w:rFonts w:ascii="Verdana" w:hAnsi="Verdana" w:cs="Calibri"/>
                <w:b/>
                <w:bCs/>
              </w:rPr>
              <w:t xml:space="preserve"> </w:t>
            </w:r>
            <w:r w:rsidRPr="00EA23E7">
              <w:rPr>
                <w:rFonts w:ascii="Verdana" w:hAnsi="Verdana" w:cs="Calibri"/>
                <w:b/>
                <w:bCs/>
              </w:rPr>
              <w:t>&lt;figure&gt;</w:t>
            </w:r>
          </w:p>
        </w:tc>
      </w:tr>
      <w:tr w:rsidR="000F6733" w14:paraId="30696247" w14:textId="77777777" w:rsidTr="000F6733">
        <w:tc>
          <w:tcPr>
            <w:tcW w:w="5228" w:type="dxa"/>
          </w:tcPr>
          <w:p w14:paraId="3267194B" w14:textId="7FA0940A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&lt;!DOCTYPE</w:t>
            </w:r>
            <w:r w:rsidR="003A4D2E"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html&gt;</w:t>
            </w:r>
          </w:p>
          <w:p w14:paraId="384218E7" w14:textId="43A08621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&lt;html</w:t>
            </w:r>
            <w:r w:rsidR="003A4D2E"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lang="pt-</w:t>
            </w:r>
            <w:proofErr w:type="spellStart"/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br</w:t>
            </w:r>
            <w:proofErr w:type="spellEnd"/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"&gt;</w:t>
            </w:r>
          </w:p>
          <w:p w14:paraId="68558423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&lt;head&gt;</w:t>
            </w:r>
          </w:p>
          <w:p w14:paraId="33BB141F" w14:textId="27468364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&lt;meta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charset="UTF-8"&gt;</w:t>
            </w:r>
          </w:p>
          <w:p w14:paraId="2AFFC833" w14:textId="52C3ACEE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&lt;meta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name="viewport"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content="width=device-width,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initial-scale=1.0"&gt;</w:t>
            </w:r>
          </w:p>
          <w:p w14:paraId="31B00553" w14:textId="7C1936FE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&lt;title&gt;Minha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página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&lt;/title&gt;</w:t>
            </w:r>
          </w:p>
          <w:p w14:paraId="48C90EDA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&lt;/head&gt;</w:t>
            </w:r>
          </w:p>
          <w:p w14:paraId="459B4204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&lt;body&gt;</w:t>
            </w:r>
          </w:p>
          <w:p w14:paraId="704071B6" w14:textId="0FAB2081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&lt;p&gt;Exemplo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de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figura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com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</w:rPr>
              <w:t>code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</w:rPr>
              <w:t>&gt;&amp;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</w:rPr>
              <w:t>ltdiv&amp;gt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&lt;/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</w:rPr>
              <w:t>code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</w:rPr>
              <w:t>&gt;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&lt;/p&gt;</w:t>
            </w:r>
          </w:p>
          <w:p w14:paraId="73574049" w14:textId="24ABC3B4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&lt;div&gt;</w:t>
            </w:r>
          </w:p>
          <w:p w14:paraId="754A2362" w14:textId="7B814F76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img</w:t>
            </w:r>
            <w:proofErr w:type="spellEnd"/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src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="./imagens/meme.png"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alt="Meme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front-end"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width="300"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height="400"&gt;</w:t>
            </w:r>
          </w:p>
          <w:p w14:paraId="383C51FA" w14:textId="2C109FAD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   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&lt;p&gt;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Figura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de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um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meme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&lt;/p&gt;</w:t>
            </w:r>
          </w:p>
          <w:p w14:paraId="7D21A288" w14:textId="01E39DE3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>
              <w:rPr>
                <w:rFonts w:ascii="Consolas" w:hAnsi="Consolas" w:cs="Calibri"/>
                <w:sz w:val="22"/>
                <w:szCs w:val="22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&lt;/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</w:rPr>
              <w:t>div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</w:rPr>
              <w:t>&gt;</w:t>
            </w:r>
          </w:p>
          <w:p w14:paraId="0E653CE3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 w:rsidRPr="00A24F56">
              <w:rPr>
                <w:rFonts w:ascii="Consolas" w:hAnsi="Consolas" w:cs="Calibri"/>
                <w:sz w:val="22"/>
                <w:szCs w:val="22"/>
              </w:rPr>
              <w:t>&lt;/body&gt;</w:t>
            </w:r>
          </w:p>
          <w:p w14:paraId="38638E80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 w:rsidRPr="00A24F56">
              <w:rPr>
                <w:rFonts w:ascii="Consolas" w:hAnsi="Consolas" w:cs="Calibri"/>
                <w:sz w:val="22"/>
                <w:szCs w:val="22"/>
              </w:rPr>
              <w:t>&lt;/</w:t>
            </w:r>
            <w:proofErr w:type="spellStart"/>
            <w:r w:rsidRPr="00A24F56">
              <w:rPr>
                <w:rFonts w:ascii="Consolas" w:hAnsi="Consolas" w:cs="Calibri"/>
                <w:sz w:val="22"/>
                <w:szCs w:val="22"/>
              </w:rPr>
              <w:t>html</w:t>
            </w:r>
            <w:proofErr w:type="spellEnd"/>
            <w:r w:rsidRPr="00A24F56">
              <w:rPr>
                <w:rFonts w:ascii="Consolas" w:hAnsi="Consolas" w:cs="Calibri"/>
                <w:sz w:val="22"/>
                <w:szCs w:val="22"/>
              </w:rPr>
              <w:t>&gt;</w:t>
            </w:r>
          </w:p>
          <w:p w14:paraId="61A606A1" w14:textId="469D03EA" w:rsidR="000F6733" w:rsidRPr="000F6733" w:rsidRDefault="000F6733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</w:p>
        </w:tc>
        <w:tc>
          <w:tcPr>
            <w:tcW w:w="5228" w:type="dxa"/>
          </w:tcPr>
          <w:p w14:paraId="2C65674B" w14:textId="1576BDC5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&lt;!DOCTYPE</w:t>
            </w:r>
            <w:r w:rsidR="003A4D2E"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html&gt;</w:t>
            </w:r>
          </w:p>
          <w:p w14:paraId="4938792B" w14:textId="451D0BFA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&lt;html</w:t>
            </w:r>
            <w:r w:rsidR="003A4D2E"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lang="pt-</w:t>
            </w:r>
            <w:proofErr w:type="spellStart"/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br</w:t>
            </w:r>
            <w:proofErr w:type="spellEnd"/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"&gt;</w:t>
            </w:r>
          </w:p>
          <w:p w14:paraId="44EBB529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&lt;head&gt;</w:t>
            </w:r>
          </w:p>
          <w:p w14:paraId="2191ADE7" w14:textId="23FE99E7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&lt;meta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charset="UTF-8"&gt;</w:t>
            </w:r>
          </w:p>
          <w:p w14:paraId="6CC93FBF" w14:textId="19950F92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&lt;meta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name="viewport"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content="width=device-width,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initial-scale=1.0"&gt;</w:t>
            </w:r>
          </w:p>
          <w:p w14:paraId="7F9F7180" w14:textId="5C566224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&lt;title&gt;Minha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página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&lt;/title&gt;</w:t>
            </w:r>
          </w:p>
          <w:p w14:paraId="22D24A17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&lt;/head&gt;</w:t>
            </w:r>
          </w:p>
          <w:p w14:paraId="27179C15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&lt;body&gt;</w:t>
            </w:r>
          </w:p>
          <w:p w14:paraId="4FCB9716" w14:textId="3B8762B2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&lt;p&gt;Exemplo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de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figura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com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</w:rPr>
              <w:t>code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</w:rPr>
              <w:t>&gt;&amp;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</w:rPr>
              <w:t>ltfigure&amp;gt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&lt;/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</w:rPr>
              <w:t>code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</w:rPr>
              <w:t>&gt;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&lt;/p&gt;</w:t>
            </w:r>
          </w:p>
          <w:p w14:paraId="50700F71" w14:textId="37FFC174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&lt;figure&gt;</w:t>
            </w:r>
          </w:p>
          <w:p w14:paraId="760D43D4" w14:textId="0CE8E8EE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  <w:lang w:val="en-US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   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&lt;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img</w:t>
            </w:r>
            <w:proofErr w:type="spellEnd"/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src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="./imagens/meme.png"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alt="Meme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front-end"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width="300"</w:t>
            </w: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  <w:lang w:val="en-US"/>
              </w:rPr>
              <w:t>height="400"&gt;</w:t>
            </w:r>
          </w:p>
          <w:p w14:paraId="75F01DCA" w14:textId="5C76D278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>
              <w:rPr>
                <w:rFonts w:ascii="Consolas" w:hAnsi="Consolas" w:cs="Calibri"/>
                <w:sz w:val="22"/>
                <w:szCs w:val="22"/>
                <w:lang w:val="en-US"/>
              </w:rPr>
              <w:t xml:space="preserve">       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</w:rPr>
              <w:t>figcaption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</w:rPr>
              <w:t>&gt;Figura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de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um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meme&lt;/</w:t>
            </w:r>
            <w:proofErr w:type="spellStart"/>
            <w:r w:rsidR="00A24F56" w:rsidRPr="00A24F56">
              <w:rPr>
                <w:rFonts w:ascii="Consolas" w:hAnsi="Consolas" w:cs="Calibri"/>
                <w:sz w:val="22"/>
                <w:szCs w:val="22"/>
              </w:rPr>
              <w:t>figcaption</w:t>
            </w:r>
            <w:proofErr w:type="spellEnd"/>
            <w:r w:rsidR="00A24F56" w:rsidRPr="00A24F56">
              <w:rPr>
                <w:rFonts w:ascii="Consolas" w:hAnsi="Consolas" w:cs="Calibri"/>
                <w:sz w:val="22"/>
                <w:szCs w:val="22"/>
              </w:rPr>
              <w:t>&gt;</w:t>
            </w:r>
          </w:p>
          <w:p w14:paraId="17B3BF4D" w14:textId="5446E597" w:rsidR="00A24F56" w:rsidRPr="00A24F56" w:rsidRDefault="003A4D2E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>
              <w:rPr>
                <w:rFonts w:ascii="Consolas" w:hAnsi="Consolas" w:cs="Calibri"/>
                <w:sz w:val="22"/>
                <w:szCs w:val="22"/>
              </w:rPr>
              <w:t xml:space="preserve">    </w:t>
            </w:r>
            <w:r w:rsidR="00A24F56" w:rsidRPr="00A24F56">
              <w:rPr>
                <w:rFonts w:ascii="Consolas" w:hAnsi="Consolas" w:cs="Calibri"/>
                <w:sz w:val="22"/>
                <w:szCs w:val="22"/>
              </w:rPr>
              <w:t>&lt;/figure&gt;</w:t>
            </w:r>
          </w:p>
          <w:p w14:paraId="65BEBC9F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 w:rsidRPr="00A24F56">
              <w:rPr>
                <w:rFonts w:ascii="Consolas" w:hAnsi="Consolas" w:cs="Calibri"/>
                <w:sz w:val="22"/>
                <w:szCs w:val="22"/>
              </w:rPr>
              <w:t>&lt;/body&gt;</w:t>
            </w:r>
          </w:p>
          <w:p w14:paraId="612DF50E" w14:textId="77777777" w:rsidR="00A24F56" w:rsidRPr="00A24F56" w:rsidRDefault="00A24F56" w:rsidP="00A24F56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  <w:r w:rsidRPr="00A24F56">
              <w:rPr>
                <w:rFonts w:ascii="Consolas" w:hAnsi="Consolas" w:cs="Calibri"/>
                <w:sz w:val="22"/>
                <w:szCs w:val="22"/>
              </w:rPr>
              <w:t>&lt;/</w:t>
            </w:r>
            <w:proofErr w:type="spellStart"/>
            <w:r w:rsidRPr="00A24F56">
              <w:rPr>
                <w:rFonts w:ascii="Consolas" w:hAnsi="Consolas" w:cs="Calibri"/>
                <w:sz w:val="22"/>
                <w:szCs w:val="22"/>
              </w:rPr>
              <w:t>html</w:t>
            </w:r>
            <w:proofErr w:type="spellEnd"/>
            <w:r w:rsidRPr="00A24F56">
              <w:rPr>
                <w:rFonts w:ascii="Consolas" w:hAnsi="Consolas" w:cs="Calibri"/>
                <w:sz w:val="22"/>
                <w:szCs w:val="22"/>
              </w:rPr>
              <w:t>&gt;</w:t>
            </w:r>
          </w:p>
          <w:p w14:paraId="395942ED" w14:textId="5C7B2788" w:rsidR="000F6733" w:rsidRPr="000F6733" w:rsidRDefault="000F6733" w:rsidP="000F6733">
            <w:pPr>
              <w:spacing w:line="360" w:lineRule="auto"/>
              <w:rPr>
                <w:rFonts w:ascii="Consolas" w:hAnsi="Consolas" w:cs="Calibri"/>
                <w:sz w:val="22"/>
                <w:szCs w:val="22"/>
              </w:rPr>
            </w:pPr>
          </w:p>
        </w:tc>
      </w:tr>
    </w:tbl>
    <w:p w14:paraId="3A959E7D" w14:textId="77777777" w:rsidR="007704E6" w:rsidRDefault="007704E6" w:rsidP="00963A05">
      <w:pPr>
        <w:spacing w:line="360" w:lineRule="auto"/>
        <w:rPr>
          <w:rFonts w:ascii="Verdana" w:hAnsi="Verdana" w:cs="Calibri"/>
        </w:rPr>
      </w:pPr>
    </w:p>
    <w:p w14:paraId="2E254506" w14:textId="62D6B1BE" w:rsidR="00320853" w:rsidRDefault="00EE639F" w:rsidP="00EE639F">
      <w:pPr>
        <w:spacing w:line="360" w:lineRule="auto"/>
        <w:rPr>
          <w:rFonts w:ascii="Verdana" w:hAnsi="Verdana" w:cs="Calibri"/>
        </w:rPr>
      </w:pPr>
      <w:r w:rsidRPr="00EE639F">
        <w:rPr>
          <w:rFonts w:ascii="Verdana" w:hAnsi="Verdana" w:cs="Calibri" w:hint="eastAsia"/>
        </w:rPr>
        <w:lastRenderedPageBreak/>
        <w:t>É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poss</w:t>
      </w:r>
      <w:r w:rsidRPr="00EE639F">
        <w:rPr>
          <w:rFonts w:ascii="Verdana" w:hAnsi="Verdana" w:cs="Calibri" w:hint="eastAsia"/>
        </w:rPr>
        <w:t>í</w:t>
      </w:r>
      <w:r w:rsidRPr="00EE639F">
        <w:rPr>
          <w:rFonts w:ascii="Verdana" w:hAnsi="Verdana" w:cs="Calibri"/>
        </w:rPr>
        <w:t>vel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perceber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n</w:t>
      </w:r>
      <w:r w:rsidRPr="00EE639F">
        <w:rPr>
          <w:rFonts w:ascii="Verdana" w:hAnsi="Verdana" w:cs="Calibri" w:hint="eastAsia"/>
        </w:rPr>
        <w:t>ã</w:t>
      </w:r>
      <w:r w:rsidRPr="00EE639F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foi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utilizada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nenhuma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propriedade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estilo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c</w:t>
      </w:r>
      <w:r w:rsidRPr="00EE639F">
        <w:rPr>
          <w:rFonts w:ascii="Verdana" w:hAnsi="Verdana" w:cs="Calibri" w:hint="eastAsia"/>
        </w:rPr>
        <w:t>ó</w:t>
      </w:r>
      <w:r w:rsidRPr="00EE639F">
        <w:rPr>
          <w:rFonts w:ascii="Verdana" w:hAnsi="Verdana" w:cs="Calibri"/>
        </w:rPr>
        <w:t>digo,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e,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ao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comparar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os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dois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resultados,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h</w:t>
      </w:r>
      <w:r w:rsidRPr="00EE639F">
        <w:rPr>
          <w:rFonts w:ascii="Verdana" w:hAnsi="Verdana" w:cs="Calibri" w:hint="eastAsia"/>
        </w:rPr>
        <w:t>á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pequena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diferen</w:t>
      </w:r>
      <w:r w:rsidRPr="00EE639F">
        <w:rPr>
          <w:rFonts w:ascii="Verdana" w:hAnsi="Verdana" w:cs="Calibri" w:hint="eastAsia"/>
        </w:rPr>
        <w:t>ç</w:t>
      </w:r>
      <w:r w:rsidRPr="00EE639F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alinhamento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imagem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legenda.</w:t>
      </w:r>
      <w:r w:rsidR="003A4D2E">
        <w:rPr>
          <w:rFonts w:ascii="Verdana" w:hAnsi="Verdana" w:cs="Calibri"/>
        </w:rPr>
        <w:t xml:space="preserve"> </w:t>
      </w:r>
    </w:p>
    <w:p w14:paraId="544596A3" w14:textId="3E6DC2F7" w:rsidR="00320853" w:rsidRDefault="00EE639F" w:rsidP="00963A05">
      <w:pPr>
        <w:spacing w:line="360" w:lineRule="auto"/>
        <w:rPr>
          <w:rFonts w:ascii="Verdana" w:hAnsi="Verdana" w:cs="Calibri"/>
        </w:rPr>
      </w:pPr>
      <w:r w:rsidRPr="00EE639F">
        <w:rPr>
          <w:rFonts w:ascii="Verdana" w:hAnsi="Verdana" w:cs="Calibri"/>
        </w:rPr>
        <w:t>Entretanto,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al</w:t>
      </w:r>
      <w:r w:rsidRPr="00EE639F">
        <w:rPr>
          <w:rFonts w:ascii="Verdana" w:hAnsi="Verdana" w:cs="Calibri" w:hint="eastAsia"/>
        </w:rPr>
        <w:t>é</w:t>
      </w:r>
      <w:r w:rsidRPr="00EE639F">
        <w:rPr>
          <w:rFonts w:ascii="Verdana" w:hAnsi="Verdana" w:cs="Calibri"/>
        </w:rPr>
        <w:t>m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das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altera</w:t>
      </w:r>
      <w:r w:rsidRPr="00EE639F">
        <w:rPr>
          <w:rFonts w:ascii="Verdana" w:hAnsi="Verdana" w:cs="Calibri" w:hint="eastAsia"/>
        </w:rPr>
        <w:t>çõ</w:t>
      </w:r>
      <w:r w:rsidRPr="00EE639F">
        <w:rPr>
          <w:rFonts w:ascii="Verdana" w:hAnsi="Verdana" w:cs="Calibri"/>
        </w:rPr>
        <w:t>es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padr</w:t>
      </w:r>
      <w:r w:rsidRPr="00EE639F">
        <w:rPr>
          <w:rFonts w:ascii="Verdana" w:hAnsi="Verdana" w:cs="Calibri" w:hint="eastAsia"/>
        </w:rPr>
        <w:t>ã</w:t>
      </w:r>
      <w:r w:rsidRPr="00EE639F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alinhamento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estilo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 w:rsidRPr="00EE639F"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&lt;figure&gt;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oferece,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sua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principal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vantagem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n</w:t>
      </w:r>
      <w:r w:rsidRPr="00EE639F">
        <w:rPr>
          <w:rFonts w:ascii="Verdana" w:hAnsi="Verdana" w:cs="Calibri" w:hint="eastAsia"/>
        </w:rPr>
        <w:t>ã</w:t>
      </w:r>
      <w:r w:rsidRPr="00EE639F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 w:hint="eastAsia"/>
        </w:rPr>
        <w:t>é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essa,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mas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sim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possibilitar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que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os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programas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(como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por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exemplo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as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  <w:i/>
          <w:iCs/>
        </w:rPr>
        <w:t>Search</w:t>
      </w:r>
      <w:r w:rsidR="003A4D2E">
        <w:rPr>
          <w:rFonts w:ascii="Verdana" w:hAnsi="Verdana" w:cs="Calibri"/>
          <w:i/>
          <w:iCs/>
        </w:rPr>
        <w:t xml:space="preserve"> </w:t>
      </w:r>
      <w:proofErr w:type="spellStart"/>
      <w:r w:rsidR="00320853">
        <w:rPr>
          <w:rFonts w:ascii="Verdana" w:hAnsi="Verdana" w:cs="Calibri"/>
          <w:i/>
          <w:iCs/>
        </w:rPr>
        <w:t>E</w:t>
      </w:r>
      <w:r w:rsidRPr="00EE639F">
        <w:rPr>
          <w:rFonts w:ascii="Verdana" w:hAnsi="Verdana" w:cs="Calibri"/>
          <w:i/>
          <w:iCs/>
        </w:rPr>
        <w:t>ngines</w:t>
      </w:r>
      <w:proofErr w:type="spellEnd"/>
      <w:r w:rsidRPr="00EE639F">
        <w:rPr>
          <w:rFonts w:ascii="Verdana" w:hAnsi="Verdana" w:cs="Calibri"/>
        </w:rPr>
        <w:t>)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entendam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melhor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seu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conte</w:t>
      </w:r>
      <w:r w:rsidRPr="00EE639F">
        <w:rPr>
          <w:rFonts w:ascii="Verdana" w:hAnsi="Verdana" w:cs="Calibri" w:hint="eastAsia"/>
        </w:rPr>
        <w:t>ú</w:t>
      </w:r>
      <w:r w:rsidRPr="00EE639F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significado,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al</w:t>
      </w:r>
      <w:r w:rsidRPr="00EE639F">
        <w:rPr>
          <w:rFonts w:ascii="Verdana" w:hAnsi="Verdana" w:cs="Calibri" w:hint="eastAsia"/>
        </w:rPr>
        <w:t>é</w:t>
      </w:r>
      <w:r w:rsidRPr="00EE639F">
        <w:rPr>
          <w:rFonts w:ascii="Verdana" w:hAnsi="Verdana" w:cs="Calibri"/>
        </w:rPr>
        <w:t>m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n</w:t>
      </w:r>
      <w:r w:rsidRPr="00EE639F">
        <w:rPr>
          <w:rFonts w:ascii="Verdana" w:hAnsi="Verdana" w:cs="Calibri" w:hint="eastAsia"/>
        </w:rPr>
        <w:t>ó</w:t>
      </w:r>
      <w:r w:rsidRPr="00EE639F">
        <w:rPr>
          <w:rFonts w:ascii="Verdana" w:hAnsi="Verdana" w:cs="Calibri"/>
        </w:rPr>
        <w:t>s,</w:t>
      </w:r>
      <w:r w:rsidR="003A4D2E">
        <w:rPr>
          <w:rFonts w:ascii="Verdana" w:hAnsi="Verdana" w:cs="Calibri"/>
        </w:rPr>
        <w:t xml:space="preserve"> </w:t>
      </w:r>
      <w:r w:rsidRPr="00EE639F">
        <w:rPr>
          <w:rFonts w:ascii="Verdana" w:hAnsi="Verdana" w:cs="Calibri"/>
        </w:rPr>
        <w:t>humanos.</w:t>
      </w:r>
    </w:p>
    <w:p w14:paraId="0320D00A" w14:textId="7C53CEDD" w:rsidR="001A788C" w:rsidRDefault="001A788C" w:rsidP="00963A05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Pesquise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quais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são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as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outras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possibilidades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utilização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proofErr w:type="spellStart"/>
      <w:r>
        <w:rPr>
          <w:rFonts w:ascii="Verdana" w:hAnsi="Verdana" w:cs="Calibri"/>
        </w:rPr>
        <w:t>tag</w:t>
      </w:r>
      <w:proofErr w:type="spellEnd"/>
      <w:r w:rsidR="003A4D2E">
        <w:rPr>
          <w:rFonts w:ascii="Verdana" w:hAnsi="Verdana" w:cs="Calibri"/>
        </w:rPr>
        <w:t xml:space="preserve"> </w:t>
      </w:r>
      <w:r>
        <w:rPr>
          <w:rFonts w:ascii="Verdana" w:hAnsi="Verdana" w:cs="Calibri"/>
        </w:rPr>
        <w:t>&lt;figure&gt;.</w:t>
      </w:r>
    </w:p>
    <w:p w14:paraId="23929D84" w14:textId="61F29D4E" w:rsidR="00AF3E2C" w:rsidRDefault="00AF3E2C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3E67E3C5" w14:textId="2CA12B38" w:rsidR="00320853" w:rsidRDefault="004935FA" w:rsidP="004935FA">
      <w:pPr>
        <w:rPr>
          <w:rFonts w:ascii="Verdana" w:hAnsi="Verdana" w:cs="Calibri"/>
          <w:b/>
          <w:bCs/>
          <w:sz w:val="28"/>
          <w:szCs w:val="28"/>
        </w:rPr>
      </w:pPr>
      <w:r w:rsidRPr="004935FA">
        <w:rPr>
          <w:rFonts w:ascii="Verdana" w:hAnsi="Verdana" w:cs="Calibri"/>
          <w:b/>
          <w:bCs/>
          <w:sz w:val="28"/>
          <w:szCs w:val="28"/>
        </w:rPr>
        <w:lastRenderedPageBreak/>
        <w:t>Inserir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935FA">
        <w:rPr>
          <w:rFonts w:ascii="Verdana" w:hAnsi="Verdana" w:cs="Calibri"/>
          <w:b/>
          <w:bCs/>
          <w:sz w:val="28"/>
          <w:szCs w:val="28"/>
        </w:rPr>
        <w:t>figuras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935FA">
        <w:rPr>
          <w:rFonts w:ascii="Verdana" w:hAnsi="Verdana" w:cs="Calibri"/>
          <w:b/>
          <w:bCs/>
          <w:sz w:val="28"/>
          <w:szCs w:val="28"/>
        </w:rPr>
        <w:t>em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935FA">
        <w:rPr>
          <w:rFonts w:ascii="Verdana" w:hAnsi="Verdana" w:cs="Calibri"/>
          <w:b/>
          <w:bCs/>
          <w:sz w:val="28"/>
          <w:szCs w:val="28"/>
        </w:rPr>
        <w:t>seu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935FA">
        <w:rPr>
          <w:rFonts w:ascii="Verdana" w:hAnsi="Verdana" w:cs="Calibri"/>
          <w:b/>
          <w:bCs/>
          <w:sz w:val="28"/>
          <w:szCs w:val="28"/>
        </w:rPr>
        <w:t>Curriculum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935FA">
        <w:rPr>
          <w:rFonts w:ascii="Verdana" w:hAnsi="Verdana" w:cs="Calibri"/>
          <w:b/>
          <w:bCs/>
          <w:sz w:val="28"/>
          <w:szCs w:val="28"/>
        </w:rPr>
        <w:t>Vitae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935FA">
        <w:rPr>
          <w:rFonts w:ascii="Verdana" w:hAnsi="Verdana" w:cs="Calibri"/>
          <w:b/>
          <w:bCs/>
          <w:sz w:val="28"/>
          <w:szCs w:val="28"/>
        </w:rPr>
        <w:t>(CV)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935FA">
        <w:rPr>
          <w:rFonts w:ascii="Verdana" w:hAnsi="Verdana" w:cs="Calibri"/>
          <w:b/>
          <w:bCs/>
          <w:sz w:val="28"/>
          <w:szCs w:val="28"/>
        </w:rPr>
        <w:t>(atividade</w:t>
      </w:r>
      <w:r w:rsidR="003A4D2E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935FA">
        <w:rPr>
          <w:rFonts w:ascii="Verdana" w:hAnsi="Verdana" w:cs="Calibri"/>
          <w:b/>
          <w:bCs/>
          <w:sz w:val="28"/>
          <w:szCs w:val="28"/>
        </w:rPr>
        <w:t>pr</w:t>
      </w:r>
      <w:r w:rsidRPr="004935FA">
        <w:rPr>
          <w:rFonts w:ascii="Verdana" w:hAnsi="Verdana" w:cs="Calibri" w:hint="eastAsia"/>
          <w:b/>
          <w:bCs/>
          <w:sz w:val="28"/>
          <w:szCs w:val="28"/>
        </w:rPr>
        <w:t>á</w:t>
      </w:r>
      <w:r w:rsidRPr="004935FA">
        <w:rPr>
          <w:rFonts w:ascii="Verdana" w:hAnsi="Verdana" w:cs="Calibri"/>
          <w:b/>
          <w:bCs/>
          <w:sz w:val="28"/>
          <w:szCs w:val="28"/>
        </w:rPr>
        <w:t>tica)</w:t>
      </w:r>
    </w:p>
    <w:p w14:paraId="17A84073" w14:textId="77777777" w:rsidR="004935FA" w:rsidRDefault="004935FA" w:rsidP="004935FA">
      <w:pPr>
        <w:spacing w:line="360" w:lineRule="auto"/>
        <w:rPr>
          <w:rFonts w:ascii="Verdana" w:hAnsi="Verdana" w:cs="Calibri"/>
        </w:rPr>
      </w:pPr>
    </w:p>
    <w:p w14:paraId="4C70B028" w14:textId="011ABC9C" w:rsidR="00313EA7" w:rsidRPr="00313EA7" w:rsidRDefault="00313EA7" w:rsidP="00313EA7">
      <w:pPr>
        <w:spacing w:line="360" w:lineRule="auto"/>
        <w:rPr>
          <w:rFonts w:ascii="Verdana" w:hAnsi="Verdana" w:cs="Calibri"/>
        </w:rPr>
      </w:pPr>
      <w:r w:rsidRPr="00313EA7">
        <w:rPr>
          <w:rFonts w:ascii="Verdana" w:hAnsi="Verdana" w:cs="Calibri"/>
        </w:rPr>
        <w:t>Nessa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atividade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voc</w:t>
      </w:r>
      <w:r w:rsidRPr="00313EA7">
        <w:rPr>
          <w:rFonts w:ascii="Verdana" w:hAnsi="Verdana" w:cs="Calibri" w:hint="eastAsia"/>
        </w:rPr>
        <w:t>ê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ir</w:t>
      </w:r>
      <w:r w:rsidRPr="00313EA7">
        <w:rPr>
          <w:rFonts w:ascii="Verdana" w:hAnsi="Verdana" w:cs="Calibri" w:hint="eastAsia"/>
        </w:rPr>
        <w:t>á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complementar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conte</w:t>
      </w:r>
      <w:r w:rsidRPr="00313EA7">
        <w:rPr>
          <w:rFonts w:ascii="Verdana" w:hAnsi="Verdana" w:cs="Calibri" w:hint="eastAsia"/>
        </w:rPr>
        <w:t>ú</w:t>
      </w:r>
      <w:r w:rsidRPr="00313EA7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seu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CV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criado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atividade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anterior,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incorporando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aprendizado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sobre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inclusão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figuras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ícones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páginas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HTML.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isso,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as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seguintes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ações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deverão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ser</w:t>
      </w:r>
      <w:r w:rsidR="003A4D2E">
        <w:rPr>
          <w:rFonts w:ascii="Verdana" w:hAnsi="Verdana" w:cs="Calibri"/>
        </w:rPr>
        <w:t xml:space="preserve"> </w:t>
      </w:r>
      <w:r w:rsidRPr="00313EA7">
        <w:rPr>
          <w:rFonts w:ascii="Verdana" w:hAnsi="Verdana" w:cs="Calibri"/>
        </w:rPr>
        <w:t>realizadas:</w:t>
      </w:r>
    </w:p>
    <w:p w14:paraId="7C34F231" w14:textId="3F7F899F" w:rsidR="003A4D2E" w:rsidRPr="003A4D2E" w:rsidRDefault="003A4D2E" w:rsidP="003A4D2E">
      <w:pPr>
        <w:pStyle w:val="PargrafodaLista"/>
        <w:numPr>
          <w:ilvl w:val="0"/>
          <w:numId w:val="25"/>
        </w:numPr>
        <w:spacing w:after="0" w:line="360" w:lineRule="auto"/>
        <w:ind w:left="714" w:hanging="357"/>
        <w:rPr>
          <w:rFonts w:ascii="Verdana" w:hAnsi="Verdana" w:cs="Calibri"/>
        </w:rPr>
      </w:pPr>
      <w:r w:rsidRPr="003A4D2E">
        <w:rPr>
          <w:rFonts w:ascii="Verdana" w:hAnsi="Verdana" w:cs="Calibri"/>
        </w:rPr>
        <w:t>Crie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estrutura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pastas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necessárias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para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armazenar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atividade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(siga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exemplo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abaixo):</w:t>
      </w:r>
    </w:p>
    <w:p w14:paraId="163C2C34" w14:textId="065996C5" w:rsidR="003A4D2E" w:rsidRPr="003A4D2E" w:rsidRDefault="003A4D2E" w:rsidP="003A4D2E">
      <w:pPr>
        <w:spacing w:after="0" w:line="360" w:lineRule="auto"/>
        <w:ind w:left="708"/>
        <w:rPr>
          <w:rFonts w:ascii="Courier New" w:hAnsi="Courier New" w:cs="Courier New"/>
        </w:rPr>
      </w:pPr>
      <w:proofErr w:type="spellStart"/>
      <w:r w:rsidRPr="003A4D2E">
        <w:rPr>
          <w:rFonts w:ascii="Courier New" w:hAnsi="Courier New" w:cs="Courier New"/>
        </w:rPr>
        <w:t>Curriculo</w:t>
      </w:r>
      <w:proofErr w:type="spellEnd"/>
      <w:r w:rsidRPr="003A4D2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└──</w:t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index.html</w:t>
      </w:r>
      <w:r w:rsidRPr="003A4D2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eastAsia="MS Gothic" w:hAnsi="Courier New" w:cs="Courier New"/>
        </w:rPr>
        <w:t>├</w:t>
      </w:r>
      <w:r w:rsidRPr="003A4D2E">
        <w:rPr>
          <w:rFonts w:ascii="Courier New" w:hAnsi="Courier New" w:cs="Courier New"/>
        </w:rPr>
        <w:t>──</w:t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imagens</w:t>
      </w:r>
      <w:r w:rsidRPr="003A4D2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│</w:t>
      </w:r>
      <w:r>
        <w:rPr>
          <w:rFonts w:ascii="Courier New" w:hAnsi="Courier New" w:cs="Courier New"/>
        </w:rPr>
        <w:t xml:space="preserve">    </w:t>
      </w:r>
      <w:r w:rsidRPr="003A4D2E">
        <w:rPr>
          <w:rFonts w:ascii="Courier New" w:hAnsi="Courier New" w:cs="Courier New"/>
        </w:rPr>
        <w:t>└──</w:t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img01.jpg</w:t>
      </w:r>
      <w:r w:rsidRPr="003A4D2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│</w:t>
      </w:r>
      <w:r>
        <w:rPr>
          <w:rFonts w:ascii="Courier New" w:hAnsi="Courier New" w:cs="Courier New"/>
        </w:rPr>
        <w:t xml:space="preserve">    </w:t>
      </w:r>
      <w:r w:rsidRPr="003A4D2E">
        <w:rPr>
          <w:rFonts w:ascii="Courier New" w:hAnsi="Courier New" w:cs="Courier New"/>
        </w:rPr>
        <w:t>└──</w:t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img02.jpg</w:t>
      </w:r>
      <w:r w:rsidRPr="003A4D2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└──</w:t>
      </w:r>
      <w:r>
        <w:rPr>
          <w:rFonts w:ascii="Courier New" w:hAnsi="Courier New" w:cs="Courier New"/>
        </w:rPr>
        <w:t xml:space="preserve"> </w:t>
      </w:r>
      <w:proofErr w:type="spellStart"/>
      <w:r w:rsidRPr="003A4D2E">
        <w:rPr>
          <w:rFonts w:ascii="Courier New" w:hAnsi="Courier New" w:cs="Courier New"/>
        </w:rPr>
        <w:t>icones</w:t>
      </w:r>
      <w:proofErr w:type="spellEnd"/>
      <w:r w:rsidRPr="003A4D2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       </w:t>
      </w:r>
      <w:r w:rsidRPr="003A4D2E">
        <w:rPr>
          <w:rFonts w:ascii="Courier New" w:hAnsi="Courier New" w:cs="Courier New"/>
        </w:rPr>
        <w:t>└──</w:t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icon01.svg</w:t>
      </w:r>
      <w:r w:rsidRPr="003A4D2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       </w:t>
      </w:r>
      <w:r w:rsidRPr="003A4D2E">
        <w:rPr>
          <w:rFonts w:ascii="Courier New" w:hAnsi="Courier New" w:cs="Courier New"/>
        </w:rPr>
        <w:t>└──</w:t>
      </w:r>
      <w:r>
        <w:rPr>
          <w:rFonts w:ascii="Courier New" w:hAnsi="Courier New" w:cs="Courier New"/>
        </w:rPr>
        <w:t xml:space="preserve"> </w:t>
      </w:r>
      <w:r w:rsidRPr="003A4D2E">
        <w:rPr>
          <w:rFonts w:ascii="Courier New" w:hAnsi="Courier New" w:cs="Courier New"/>
        </w:rPr>
        <w:t>icon02.svg</w:t>
      </w:r>
    </w:p>
    <w:p w14:paraId="1D788336" w14:textId="36057A59" w:rsidR="003A4D2E" w:rsidRPr="003A4D2E" w:rsidRDefault="003A4D2E" w:rsidP="003A4D2E">
      <w:pPr>
        <w:pStyle w:val="PargrafodaLista"/>
        <w:numPr>
          <w:ilvl w:val="0"/>
          <w:numId w:val="25"/>
        </w:numPr>
        <w:spacing w:after="0" w:line="360" w:lineRule="auto"/>
        <w:ind w:left="714" w:hanging="357"/>
        <w:rPr>
          <w:rFonts w:ascii="Verdana" w:hAnsi="Verdana" w:cs="Calibri"/>
        </w:rPr>
      </w:pPr>
      <w:r w:rsidRPr="003A4D2E">
        <w:rPr>
          <w:rFonts w:ascii="Verdana" w:hAnsi="Verdana" w:cs="Calibri"/>
        </w:rPr>
        <w:t>Abra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arquivo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da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atividade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anterior,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referente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à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construção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uma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página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com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seu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CV;</w:t>
      </w:r>
      <w:r>
        <w:rPr>
          <w:rFonts w:ascii="Verdana" w:hAnsi="Verdana" w:cs="Calibri"/>
        </w:rPr>
        <w:t xml:space="preserve"> </w:t>
      </w:r>
    </w:p>
    <w:p w14:paraId="334E6A90" w14:textId="6AE1EA38" w:rsidR="003A4D2E" w:rsidRPr="003A4D2E" w:rsidRDefault="003A4D2E" w:rsidP="003A4D2E">
      <w:pPr>
        <w:pStyle w:val="PargrafodaLista"/>
        <w:numPr>
          <w:ilvl w:val="0"/>
          <w:numId w:val="25"/>
        </w:numPr>
        <w:spacing w:after="0" w:line="360" w:lineRule="auto"/>
        <w:ind w:left="714" w:hanging="357"/>
        <w:rPr>
          <w:rFonts w:ascii="Verdana" w:hAnsi="Verdana" w:cs="Calibri"/>
        </w:rPr>
      </w:pPr>
      <w:r w:rsidRPr="003A4D2E">
        <w:rPr>
          <w:rFonts w:ascii="Verdana" w:hAnsi="Verdana" w:cs="Calibri"/>
        </w:rPr>
        <w:t>Insira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uma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imagem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sua,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logo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abaixo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do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seu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nome;</w:t>
      </w:r>
    </w:p>
    <w:p w14:paraId="625AD5C6" w14:textId="6AF87DC8" w:rsidR="003A4D2E" w:rsidRPr="003A4D2E" w:rsidRDefault="003A4D2E" w:rsidP="003A4D2E">
      <w:pPr>
        <w:pStyle w:val="PargrafodaLista"/>
        <w:numPr>
          <w:ilvl w:val="0"/>
          <w:numId w:val="25"/>
        </w:numPr>
        <w:spacing w:after="0" w:line="360" w:lineRule="auto"/>
        <w:ind w:left="714" w:hanging="357"/>
        <w:rPr>
          <w:rFonts w:ascii="Verdana" w:hAnsi="Verdana" w:cs="Calibri"/>
        </w:rPr>
      </w:pPr>
      <w:r w:rsidRPr="003A4D2E">
        <w:rPr>
          <w:rFonts w:ascii="Verdana" w:hAnsi="Verdana" w:cs="Calibri"/>
        </w:rPr>
        <w:t>Insira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um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ícone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antes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cada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informação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apresentada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nos</w:t>
      </w:r>
      <w:r>
        <w:rPr>
          <w:rFonts w:ascii="Verdana" w:hAnsi="Verdana" w:cs="Calibri"/>
        </w:rPr>
        <w:t xml:space="preserve"> </w:t>
      </w:r>
      <w:proofErr w:type="spellStart"/>
      <w:r w:rsidRPr="003A4D2E">
        <w:rPr>
          <w:rFonts w:ascii="Verdana" w:hAnsi="Verdana" w:cs="Calibri"/>
        </w:rPr>
        <w:t>bullets</w:t>
      </w:r>
      <w:proofErr w:type="spellEnd"/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points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(e-mail,</w:t>
      </w:r>
      <w:r>
        <w:rPr>
          <w:rFonts w:ascii="Verdana" w:hAnsi="Verdana" w:cs="Calibri"/>
        </w:rPr>
        <w:t xml:space="preserve"> </w:t>
      </w:r>
      <w:proofErr w:type="spellStart"/>
      <w:r w:rsidRPr="003A4D2E">
        <w:rPr>
          <w:rFonts w:ascii="Verdana" w:hAnsi="Verdana" w:cs="Calibri"/>
        </w:rPr>
        <w:t>linkedin</w:t>
      </w:r>
      <w:proofErr w:type="spellEnd"/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e</w:t>
      </w:r>
      <w:r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cidade);</w:t>
      </w:r>
    </w:p>
    <w:p w14:paraId="51C8075D" w14:textId="296BB99D" w:rsidR="003A4D2E" w:rsidRPr="003A4D2E" w:rsidRDefault="003A4D2E" w:rsidP="003A4D2E">
      <w:pPr>
        <w:pStyle w:val="PargrafodaLista"/>
        <w:numPr>
          <w:ilvl w:val="0"/>
          <w:numId w:val="25"/>
        </w:numPr>
        <w:spacing w:after="0" w:line="360" w:lineRule="auto"/>
        <w:ind w:left="714" w:hanging="357"/>
        <w:rPr>
          <w:rFonts w:ascii="Verdana" w:hAnsi="Verdana" w:cs="Calibri"/>
        </w:rPr>
      </w:pPr>
      <w:r w:rsidRPr="003A4D2E">
        <w:rPr>
          <w:rFonts w:ascii="Verdana" w:hAnsi="Verdana" w:cs="Calibri"/>
        </w:rPr>
        <w:t>Logo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após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seção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“Resumo”,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insira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uma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seção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contendo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um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cabeçalho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H2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chamado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“ODS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que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pretendo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contribuir”,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e,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logo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abaixo,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apresente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uma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foto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de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um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ODS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do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qual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você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acredita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que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pode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contribuir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agora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ou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futuramente.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Você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pode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encontrar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as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fotos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de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cada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ODS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nesse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link</w:t>
      </w:r>
      <w:r w:rsidRPr="003A4D2E">
        <w:rPr>
          <w:rFonts w:ascii="Verdana" w:hAnsi="Verdana" w:cs="Calibri"/>
        </w:rPr>
        <w:t xml:space="preserve"> </w:t>
      </w:r>
      <w:r w:rsidRPr="003A4D2E">
        <w:rPr>
          <w:rFonts w:ascii="Verdana" w:hAnsi="Verdana" w:cs="Calibri"/>
        </w:rPr>
        <w:t>-</w:t>
      </w:r>
      <w:r w:rsidRPr="003A4D2E">
        <w:rPr>
          <w:rFonts w:ascii="Verdana" w:hAnsi="Verdana" w:cs="Calibri"/>
        </w:rPr>
        <w:t xml:space="preserve"> </w:t>
      </w:r>
      <w:hyperlink r:id="rId6" w:history="1">
        <w:r w:rsidRPr="003A4D2E">
          <w:rPr>
            <w:rFonts w:ascii="Verdana" w:hAnsi="Verdana"/>
          </w:rPr>
          <w:t>https://brasil.un.org/pt-br/sdgs</w:t>
        </w:r>
      </w:hyperlink>
    </w:p>
    <w:p w14:paraId="14804268" w14:textId="77777777" w:rsidR="00DD5419" w:rsidRDefault="00DD5419" w:rsidP="00DD5419">
      <w:pPr>
        <w:spacing w:after="0" w:line="360" w:lineRule="auto"/>
        <w:rPr>
          <w:rFonts w:ascii="Verdana" w:hAnsi="Verdana" w:cs="Calibri"/>
        </w:rPr>
      </w:pPr>
    </w:p>
    <w:p w14:paraId="706FD83F" w14:textId="4313EA98" w:rsidR="00DD5419" w:rsidRPr="00DD5419" w:rsidRDefault="00DD5419" w:rsidP="00DD5419">
      <w:pPr>
        <w:spacing w:after="0" w:line="360" w:lineRule="auto"/>
        <w:rPr>
          <w:rFonts w:ascii="Verdana" w:hAnsi="Verdana" w:cs="Calibri"/>
          <w:b/>
          <w:bCs/>
        </w:rPr>
      </w:pPr>
      <w:r w:rsidRPr="00DD5419">
        <w:rPr>
          <w:rFonts w:ascii="Verdana" w:hAnsi="Verdana" w:cs="Calibri"/>
          <w:b/>
          <w:bCs/>
        </w:rPr>
        <w:t>Algumas</w:t>
      </w:r>
      <w:r w:rsidR="003A4D2E">
        <w:rPr>
          <w:rFonts w:ascii="Verdana" w:hAnsi="Verdana" w:cs="Calibri"/>
          <w:b/>
          <w:bCs/>
        </w:rPr>
        <w:t xml:space="preserve"> </w:t>
      </w:r>
      <w:r w:rsidRPr="00DD5419">
        <w:rPr>
          <w:rFonts w:ascii="Verdana" w:hAnsi="Verdana" w:cs="Calibri"/>
          <w:b/>
          <w:bCs/>
        </w:rPr>
        <w:t>regras</w:t>
      </w:r>
      <w:r w:rsidR="003A4D2E">
        <w:rPr>
          <w:rFonts w:ascii="Verdana" w:hAnsi="Verdana" w:cs="Calibri"/>
          <w:b/>
          <w:bCs/>
        </w:rPr>
        <w:t xml:space="preserve"> </w:t>
      </w:r>
      <w:r w:rsidRPr="00DD5419">
        <w:rPr>
          <w:rFonts w:ascii="Verdana" w:hAnsi="Verdana" w:cs="Calibri"/>
          <w:b/>
          <w:bCs/>
        </w:rPr>
        <w:t>para</w:t>
      </w:r>
      <w:r w:rsidR="003A4D2E">
        <w:rPr>
          <w:rFonts w:ascii="Verdana" w:hAnsi="Verdana" w:cs="Calibri"/>
          <w:b/>
          <w:bCs/>
        </w:rPr>
        <w:t xml:space="preserve"> </w:t>
      </w:r>
      <w:r w:rsidRPr="00DD5419">
        <w:rPr>
          <w:rFonts w:ascii="Verdana" w:hAnsi="Verdana" w:cs="Calibri"/>
          <w:b/>
          <w:bCs/>
        </w:rPr>
        <w:t>essa</w:t>
      </w:r>
      <w:r w:rsidR="003A4D2E">
        <w:rPr>
          <w:rFonts w:ascii="Verdana" w:hAnsi="Verdana" w:cs="Calibri"/>
          <w:b/>
          <w:bCs/>
        </w:rPr>
        <w:t xml:space="preserve"> </w:t>
      </w:r>
      <w:r w:rsidRPr="00DD5419">
        <w:rPr>
          <w:rFonts w:ascii="Verdana" w:hAnsi="Verdana" w:cs="Calibri"/>
          <w:b/>
          <w:bCs/>
        </w:rPr>
        <w:t>atividade:</w:t>
      </w:r>
    </w:p>
    <w:p w14:paraId="0DC7DA1B" w14:textId="4C324379" w:rsidR="00DD5419" w:rsidRPr="00DD5419" w:rsidRDefault="00DD5419" w:rsidP="00DD5419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D5419">
        <w:rPr>
          <w:rFonts w:ascii="Verdana" w:hAnsi="Verdana" w:cs="Calibri"/>
        </w:rPr>
        <w:t>Utilize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as</w:t>
      </w:r>
      <w:r w:rsidR="003A4D2E">
        <w:rPr>
          <w:rFonts w:ascii="Verdana" w:hAnsi="Verdana" w:cs="Calibri"/>
        </w:rPr>
        <w:t xml:space="preserve"> </w:t>
      </w:r>
      <w:proofErr w:type="spellStart"/>
      <w:r w:rsidRPr="00DD5419">
        <w:rPr>
          <w:rFonts w:ascii="Verdana" w:hAnsi="Verdana" w:cs="Calibri"/>
        </w:rPr>
        <w:t>tags</w:t>
      </w:r>
      <w:proofErr w:type="spellEnd"/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semânticas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&lt;figure&gt;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e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&lt;</w:t>
      </w:r>
      <w:proofErr w:type="spellStart"/>
      <w:r w:rsidRPr="00DD5419">
        <w:rPr>
          <w:rFonts w:ascii="Verdana" w:hAnsi="Verdana" w:cs="Calibri"/>
        </w:rPr>
        <w:t>img</w:t>
      </w:r>
      <w:proofErr w:type="spellEnd"/>
      <w:r w:rsidRPr="00DD5419">
        <w:rPr>
          <w:rFonts w:ascii="Verdana" w:hAnsi="Verdana" w:cs="Calibri"/>
        </w:rPr>
        <w:t>&gt;</w:t>
      </w:r>
    </w:p>
    <w:p w14:paraId="470702F8" w14:textId="314BD9D7" w:rsidR="00DD5419" w:rsidRPr="00DD5419" w:rsidRDefault="00DD5419" w:rsidP="00DD5419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D5419">
        <w:rPr>
          <w:rFonts w:ascii="Verdana" w:hAnsi="Verdana" w:cs="Calibri"/>
        </w:rPr>
        <w:t>Insira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uma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legenda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para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as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fotos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inseridas</w:t>
      </w:r>
    </w:p>
    <w:p w14:paraId="7309B0AB" w14:textId="76B8229F" w:rsidR="00DD5419" w:rsidRPr="00DD5419" w:rsidRDefault="00DD5419" w:rsidP="00DD5419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D5419">
        <w:rPr>
          <w:rFonts w:ascii="Verdana" w:hAnsi="Verdana" w:cs="Calibri"/>
        </w:rPr>
        <w:t>Faça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download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das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imagens</w:t>
      </w:r>
      <w:r w:rsidR="003A4D2E">
        <w:rPr>
          <w:rFonts w:ascii="Verdana" w:hAnsi="Verdana" w:cs="Calibri"/>
        </w:rPr>
        <w:t xml:space="preserve"> </w:t>
      </w:r>
      <w:r w:rsidR="00740D59">
        <w:rPr>
          <w:rFonts w:ascii="Verdana" w:hAnsi="Verdana" w:cs="Calibri"/>
        </w:rPr>
        <w:t xml:space="preserve">e dos ícones, colocando os arquivos nos </w:t>
      </w:r>
      <w:r w:rsidRPr="00DD5419">
        <w:rPr>
          <w:rFonts w:ascii="Verdana" w:hAnsi="Verdana" w:cs="Calibri"/>
        </w:rPr>
        <w:t>diretório</w:t>
      </w:r>
      <w:r w:rsidR="00740D59">
        <w:rPr>
          <w:rFonts w:ascii="Verdana" w:hAnsi="Verdana" w:cs="Calibri"/>
        </w:rPr>
        <w:t>s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“</w:t>
      </w:r>
      <w:r w:rsidR="00D541F3">
        <w:rPr>
          <w:rFonts w:ascii="Verdana" w:hAnsi="Verdana" w:cs="Calibri"/>
        </w:rPr>
        <w:t>im</w:t>
      </w:r>
      <w:r w:rsidR="00740D59">
        <w:rPr>
          <w:rFonts w:ascii="Verdana" w:hAnsi="Verdana" w:cs="Calibri"/>
        </w:rPr>
        <w:t>a</w:t>
      </w:r>
      <w:r w:rsidR="00D541F3">
        <w:rPr>
          <w:rFonts w:ascii="Verdana" w:hAnsi="Verdana" w:cs="Calibri"/>
        </w:rPr>
        <w:t>gens</w:t>
      </w:r>
      <w:r w:rsidRPr="00DD5419">
        <w:rPr>
          <w:rFonts w:ascii="Verdana" w:hAnsi="Verdana" w:cs="Calibri"/>
        </w:rPr>
        <w:t>”</w:t>
      </w:r>
      <w:r w:rsidR="00740D59">
        <w:rPr>
          <w:rFonts w:ascii="Verdana" w:hAnsi="Verdana" w:cs="Calibri"/>
        </w:rPr>
        <w:t xml:space="preserve"> e “ícones”, respectivamente</w:t>
      </w:r>
    </w:p>
    <w:p w14:paraId="55CB8263" w14:textId="1A1516D3" w:rsidR="00DD5419" w:rsidRPr="00DD5419" w:rsidRDefault="00DD5419" w:rsidP="00DD5419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D5419">
        <w:rPr>
          <w:rFonts w:ascii="Verdana" w:hAnsi="Verdana" w:cs="Calibri"/>
        </w:rPr>
        <w:t>Não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utilize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nenhum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código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CSS,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pois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isso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será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visto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posteriormente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em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sala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de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aula</w:t>
      </w:r>
    </w:p>
    <w:p w14:paraId="7B55E9F3" w14:textId="451F7CF1" w:rsidR="00DD5419" w:rsidRPr="00DD5419" w:rsidRDefault="00DD5419" w:rsidP="00DD5419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D5419">
        <w:rPr>
          <w:rFonts w:ascii="Verdana" w:hAnsi="Verdana" w:cs="Calibri"/>
        </w:rPr>
        <w:t>Faça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a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validação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seu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código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HTML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site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da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W3C,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pelo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link:</w:t>
      </w:r>
      <w:r w:rsidR="003A4D2E">
        <w:rPr>
          <w:rFonts w:ascii="Verdana" w:hAnsi="Verdana" w:cs="Calibri"/>
        </w:rPr>
        <w:t xml:space="preserve"> </w:t>
      </w:r>
      <w:r w:rsidRPr="00DD5419">
        <w:rPr>
          <w:rFonts w:ascii="Verdana" w:hAnsi="Verdana" w:cs="Calibri"/>
        </w:rPr>
        <w:t>https://validator.w3.org/</w:t>
      </w:r>
    </w:p>
    <w:p w14:paraId="4CC6B400" w14:textId="76A1B63F" w:rsidR="00D541F3" w:rsidRDefault="00DD5419" w:rsidP="00DA1867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A7E95">
        <w:rPr>
          <w:rFonts w:ascii="Verdana" w:hAnsi="Verdana" w:cs="Calibri"/>
        </w:rPr>
        <w:lastRenderedPageBreak/>
        <w:t>Entregue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o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arquivo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.zip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do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projeto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no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moodle,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na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atividade</w:t>
      </w:r>
      <w:r w:rsidR="003A4D2E">
        <w:rPr>
          <w:rFonts w:ascii="Verdana" w:hAnsi="Verdana" w:cs="Calibri"/>
        </w:rPr>
        <w:t xml:space="preserve"> </w:t>
      </w:r>
      <w:r w:rsidRPr="00DA7E95">
        <w:rPr>
          <w:rFonts w:ascii="Verdana" w:hAnsi="Verdana" w:cs="Calibri"/>
        </w:rPr>
        <w:t>“</w:t>
      </w:r>
      <w:r w:rsidR="000B5488" w:rsidRPr="000B5488">
        <w:rPr>
          <w:rFonts w:ascii="Verdana" w:hAnsi="Verdana" w:cs="Calibri"/>
        </w:rPr>
        <w:t>Atividade prática - criar uma página com seu Curriculum Vitae - com imagens</w:t>
      </w:r>
      <w:r w:rsidRPr="00DA7E95">
        <w:rPr>
          <w:rFonts w:ascii="Verdana" w:hAnsi="Verdana" w:cs="Calibri"/>
        </w:rPr>
        <w:t>”</w:t>
      </w:r>
    </w:p>
    <w:p w14:paraId="206D4DFC" w14:textId="1C5580BC" w:rsidR="005030F4" w:rsidRDefault="005030F4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17386B04" w14:textId="40165A1C" w:rsidR="005030F4" w:rsidRDefault="004A2E18" w:rsidP="004A2E18">
      <w:pPr>
        <w:rPr>
          <w:rFonts w:ascii="Verdana" w:hAnsi="Verdana" w:cs="Calibri"/>
          <w:b/>
          <w:bCs/>
          <w:sz w:val="28"/>
          <w:szCs w:val="28"/>
        </w:rPr>
      </w:pPr>
      <w:r w:rsidRPr="004A2E18">
        <w:rPr>
          <w:rFonts w:ascii="Verdana" w:hAnsi="Verdana" w:cs="Calibri"/>
          <w:b/>
          <w:bCs/>
          <w:sz w:val="28"/>
          <w:szCs w:val="28"/>
        </w:rPr>
        <w:lastRenderedPageBreak/>
        <w:t>Aprender a criar formul</w:t>
      </w:r>
      <w:r w:rsidRPr="004A2E18">
        <w:rPr>
          <w:rFonts w:ascii="Verdana" w:hAnsi="Verdana" w:cs="Calibri" w:hint="eastAsia"/>
          <w:b/>
          <w:bCs/>
          <w:sz w:val="28"/>
          <w:szCs w:val="28"/>
        </w:rPr>
        <w:t>á</w:t>
      </w:r>
      <w:r w:rsidRPr="004A2E18">
        <w:rPr>
          <w:rFonts w:ascii="Verdana" w:hAnsi="Verdana" w:cs="Calibri"/>
          <w:b/>
          <w:bCs/>
          <w:sz w:val="28"/>
          <w:szCs w:val="28"/>
        </w:rPr>
        <w:t>rios</w:t>
      </w:r>
    </w:p>
    <w:p w14:paraId="105F9CCB" w14:textId="77777777" w:rsidR="004A2E18" w:rsidRPr="004A2E18" w:rsidRDefault="004A2E18" w:rsidP="004A2E18">
      <w:pPr>
        <w:spacing w:line="360" w:lineRule="auto"/>
        <w:rPr>
          <w:rFonts w:ascii="Verdana" w:hAnsi="Verdana" w:cs="Calibri"/>
        </w:rPr>
      </w:pPr>
    </w:p>
    <w:p w14:paraId="33EACEA6" w14:textId="4DBC0043" w:rsidR="004A2E18" w:rsidRDefault="00275616" w:rsidP="00275616">
      <w:pPr>
        <w:spacing w:line="360" w:lineRule="auto"/>
        <w:rPr>
          <w:rFonts w:ascii="Verdana" w:hAnsi="Verdana" w:cs="Calibri"/>
        </w:rPr>
      </w:pPr>
      <w:r w:rsidRPr="00275616">
        <w:rPr>
          <w:rFonts w:ascii="Verdana" w:hAnsi="Verdana" w:cs="Calibri"/>
        </w:rPr>
        <w:t>Um outro importante recurso muito utilizado em p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 xml:space="preserve">ginas web refere-se </w:t>
      </w:r>
      <w:r w:rsidRPr="00275616">
        <w:rPr>
          <w:rFonts w:ascii="Verdana" w:hAnsi="Verdana" w:cs="Calibri" w:hint="eastAsia"/>
        </w:rPr>
        <w:t>à</w:t>
      </w:r>
      <w:r w:rsidRPr="00275616">
        <w:rPr>
          <w:rFonts w:ascii="Verdana" w:hAnsi="Verdana" w:cs="Calibri"/>
        </w:rPr>
        <w:t xml:space="preserve"> cria</w:t>
      </w:r>
      <w:r w:rsidRPr="00275616">
        <w:rPr>
          <w:rFonts w:ascii="Verdana" w:hAnsi="Verdana" w:cs="Calibri" w:hint="eastAsia"/>
        </w:rPr>
        <w:t>çã</w:t>
      </w:r>
      <w:r w:rsidRPr="00275616">
        <w:rPr>
          <w:rFonts w:ascii="Verdana" w:hAnsi="Verdana" w:cs="Calibri"/>
        </w:rPr>
        <w:t>o de formul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>rios.</w:t>
      </w:r>
      <w:r>
        <w:rPr>
          <w:rFonts w:ascii="Verdana" w:hAnsi="Verdana" w:cs="Calibri"/>
        </w:rPr>
        <w:t xml:space="preserve"> </w:t>
      </w:r>
      <w:r w:rsidRPr="00275616">
        <w:rPr>
          <w:rFonts w:ascii="Verdana" w:hAnsi="Verdana" w:cs="Calibri"/>
        </w:rPr>
        <w:t>Com a introdu</w:t>
      </w:r>
      <w:r w:rsidRPr="00275616">
        <w:rPr>
          <w:rFonts w:ascii="Verdana" w:hAnsi="Verdana" w:cs="Calibri" w:hint="eastAsia"/>
        </w:rPr>
        <w:t>çã</w:t>
      </w:r>
      <w:r w:rsidRPr="00275616">
        <w:rPr>
          <w:rFonts w:ascii="Verdana" w:hAnsi="Verdana" w:cs="Calibri"/>
        </w:rPr>
        <w:t>o de HTML5, foram criados diversos recursos para auxiliar em sua cria</w:t>
      </w:r>
      <w:r w:rsidRPr="00275616">
        <w:rPr>
          <w:rFonts w:ascii="Verdana" w:hAnsi="Verdana" w:cs="Calibri" w:hint="eastAsia"/>
        </w:rPr>
        <w:t>çã</w:t>
      </w:r>
      <w:r w:rsidRPr="00275616">
        <w:rPr>
          <w:rFonts w:ascii="Verdana" w:hAnsi="Verdana" w:cs="Calibri"/>
        </w:rPr>
        <w:t>o de</w:t>
      </w:r>
      <w:r>
        <w:rPr>
          <w:rFonts w:ascii="Verdana" w:hAnsi="Verdana" w:cs="Calibri"/>
        </w:rPr>
        <w:t xml:space="preserve"> </w:t>
      </w:r>
      <w:r w:rsidRPr="00275616">
        <w:rPr>
          <w:rFonts w:ascii="Verdana" w:hAnsi="Verdana" w:cs="Calibri"/>
        </w:rPr>
        <w:t>preenchimento dos campos, bem como o meio para valid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 xml:space="preserve">-los. A proposta dessa atividade </w:t>
      </w:r>
      <w:r w:rsidRPr="00275616">
        <w:rPr>
          <w:rFonts w:ascii="Verdana" w:hAnsi="Verdana" w:cs="Calibri" w:hint="eastAsia"/>
        </w:rPr>
        <w:t>é</w:t>
      </w:r>
      <w:r w:rsidRPr="00275616">
        <w:rPr>
          <w:rFonts w:ascii="Verdana" w:hAnsi="Verdana" w:cs="Calibri"/>
        </w:rPr>
        <w:t xml:space="preserve"> que</w:t>
      </w:r>
      <w:r>
        <w:rPr>
          <w:rFonts w:ascii="Verdana" w:hAnsi="Verdana" w:cs="Calibri"/>
        </w:rPr>
        <w:t xml:space="preserve"> </w:t>
      </w:r>
      <w:r w:rsidRPr="00275616">
        <w:rPr>
          <w:rFonts w:ascii="Verdana" w:hAnsi="Verdana" w:cs="Calibri"/>
        </w:rPr>
        <w:t>voc</w:t>
      </w:r>
      <w:r w:rsidRPr="00275616">
        <w:rPr>
          <w:rFonts w:ascii="Verdana" w:hAnsi="Verdana" w:cs="Calibri" w:hint="eastAsia"/>
        </w:rPr>
        <w:t>ê</w:t>
      </w:r>
      <w:r w:rsidRPr="00275616">
        <w:rPr>
          <w:rFonts w:ascii="Verdana" w:hAnsi="Verdana" w:cs="Calibri"/>
        </w:rPr>
        <w:t xml:space="preserve"> aprenda a utilizar os diferentes campos e meios de valida</w:t>
      </w:r>
      <w:r w:rsidRPr="00275616">
        <w:rPr>
          <w:rFonts w:ascii="Verdana" w:hAnsi="Verdana" w:cs="Calibri" w:hint="eastAsia"/>
        </w:rPr>
        <w:t>çã</w:t>
      </w:r>
      <w:r w:rsidRPr="00275616">
        <w:rPr>
          <w:rFonts w:ascii="Verdana" w:hAnsi="Verdana" w:cs="Calibri"/>
        </w:rPr>
        <w:t>o para criar formul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>rios efetivos</w:t>
      </w:r>
      <w:r>
        <w:rPr>
          <w:rFonts w:ascii="Verdana" w:hAnsi="Verdana" w:cs="Calibri"/>
        </w:rPr>
        <w:t xml:space="preserve"> </w:t>
      </w:r>
      <w:r w:rsidRPr="00275616">
        <w:rPr>
          <w:rFonts w:ascii="Verdana" w:hAnsi="Verdana" w:cs="Calibri"/>
        </w:rPr>
        <w:t>em sua p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>gina.</w:t>
      </w:r>
    </w:p>
    <w:p w14:paraId="2F6DACA4" w14:textId="77777777" w:rsidR="00275616" w:rsidRDefault="00275616" w:rsidP="00275616">
      <w:pPr>
        <w:spacing w:line="360" w:lineRule="auto"/>
        <w:rPr>
          <w:rFonts w:ascii="Verdana" w:hAnsi="Verdana" w:cs="Calibri"/>
        </w:rPr>
      </w:pPr>
    </w:p>
    <w:p w14:paraId="00EC97BC" w14:textId="77777777" w:rsidR="00275616" w:rsidRPr="00275616" w:rsidRDefault="00275616" w:rsidP="00275616">
      <w:pPr>
        <w:spacing w:line="360" w:lineRule="auto"/>
        <w:rPr>
          <w:rFonts w:ascii="Verdana" w:hAnsi="Verdana" w:cs="Calibri"/>
          <w:b/>
          <w:bCs/>
        </w:rPr>
      </w:pPr>
      <w:proofErr w:type="spellStart"/>
      <w:r w:rsidRPr="00275616">
        <w:rPr>
          <w:rFonts w:ascii="Verdana" w:hAnsi="Verdana" w:cs="Calibri"/>
          <w:b/>
          <w:bCs/>
        </w:rPr>
        <w:t>Tag</w:t>
      </w:r>
      <w:proofErr w:type="spellEnd"/>
      <w:r w:rsidRPr="00275616">
        <w:rPr>
          <w:rFonts w:ascii="Verdana" w:hAnsi="Verdana" w:cs="Calibri"/>
          <w:b/>
          <w:bCs/>
        </w:rPr>
        <w:t xml:space="preserve"> &lt;</w:t>
      </w:r>
      <w:proofErr w:type="spellStart"/>
      <w:r w:rsidRPr="00275616">
        <w:rPr>
          <w:rFonts w:ascii="Verdana" w:hAnsi="Verdana" w:cs="Calibri"/>
          <w:b/>
          <w:bCs/>
        </w:rPr>
        <w:t>form</w:t>
      </w:r>
      <w:proofErr w:type="spellEnd"/>
      <w:r w:rsidRPr="00275616">
        <w:rPr>
          <w:rFonts w:ascii="Verdana" w:hAnsi="Verdana" w:cs="Calibri"/>
          <w:b/>
          <w:bCs/>
        </w:rPr>
        <w:t>&gt;</w:t>
      </w:r>
    </w:p>
    <w:p w14:paraId="0AD9AF23" w14:textId="411E5640" w:rsidR="00275616" w:rsidRDefault="00275616" w:rsidP="00275616">
      <w:pPr>
        <w:spacing w:line="360" w:lineRule="auto"/>
        <w:rPr>
          <w:rFonts w:ascii="Verdana" w:hAnsi="Verdana" w:cs="Calibri"/>
        </w:rPr>
      </w:pPr>
      <w:r w:rsidRPr="00275616">
        <w:rPr>
          <w:rFonts w:ascii="Verdana" w:hAnsi="Verdana" w:cs="Calibri"/>
        </w:rPr>
        <w:t xml:space="preserve">O primeiro elemento que devemos aprender para isso </w:t>
      </w:r>
      <w:r w:rsidRPr="00275616">
        <w:rPr>
          <w:rFonts w:ascii="Verdana" w:hAnsi="Verdana" w:cs="Calibri" w:hint="eastAsia"/>
        </w:rPr>
        <w:t>é</w:t>
      </w:r>
      <w:r w:rsidRPr="00275616">
        <w:rPr>
          <w:rFonts w:ascii="Verdana" w:hAnsi="Verdana" w:cs="Calibri"/>
        </w:rPr>
        <w:t xml:space="preserve"> o elemento &lt;</w:t>
      </w:r>
      <w:proofErr w:type="spellStart"/>
      <w:r w:rsidRPr="00275616">
        <w:rPr>
          <w:rFonts w:ascii="Verdana" w:hAnsi="Verdana" w:cs="Calibri"/>
        </w:rPr>
        <w:t>form</w:t>
      </w:r>
      <w:proofErr w:type="spellEnd"/>
      <w:r w:rsidRPr="00275616">
        <w:rPr>
          <w:rFonts w:ascii="Verdana" w:hAnsi="Verdana" w:cs="Calibri"/>
        </w:rPr>
        <w:t xml:space="preserve">&gt;. Ele </w:t>
      </w:r>
      <w:r w:rsidRPr="00275616">
        <w:rPr>
          <w:rFonts w:ascii="Verdana" w:hAnsi="Verdana" w:cs="Calibri" w:hint="eastAsia"/>
        </w:rPr>
        <w:t>é</w:t>
      </w:r>
      <w:r w:rsidRPr="00275616">
        <w:rPr>
          <w:rFonts w:ascii="Verdana" w:hAnsi="Verdana" w:cs="Calibri"/>
        </w:rPr>
        <w:t xml:space="preserve"> o respons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>vel</w:t>
      </w:r>
      <w:r>
        <w:rPr>
          <w:rFonts w:ascii="Verdana" w:hAnsi="Verdana" w:cs="Calibri"/>
        </w:rPr>
        <w:t xml:space="preserve"> </w:t>
      </w:r>
      <w:r w:rsidRPr="00275616">
        <w:rPr>
          <w:rFonts w:ascii="Verdana" w:hAnsi="Verdana" w:cs="Calibri"/>
        </w:rPr>
        <w:t>pela cria</w:t>
      </w:r>
      <w:r w:rsidRPr="00275616">
        <w:rPr>
          <w:rFonts w:ascii="Verdana" w:hAnsi="Verdana" w:cs="Calibri" w:hint="eastAsia"/>
        </w:rPr>
        <w:t>çã</w:t>
      </w:r>
      <w:r w:rsidRPr="00275616">
        <w:rPr>
          <w:rFonts w:ascii="Verdana" w:hAnsi="Verdana" w:cs="Calibri"/>
        </w:rPr>
        <w:t>o de um formul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>rio em sua p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>gina, sendo um container para a entrada de diferentes</w:t>
      </w:r>
      <w:r>
        <w:rPr>
          <w:rFonts w:ascii="Verdana" w:hAnsi="Verdana" w:cs="Calibri"/>
        </w:rPr>
        <w:t xml:space="preserve"> </w:t>
      </w:r>
      <w:r w:rsidRPr="00275616">
        <w:rPr>
          <w:rFonts w:ascii="Verdana" w:hAnsi="Verdana" w:cs="Calibri"/>
        </w:rPr>
        <w:t>elementos, que ser</w:t>
      </w:r>
      <w:r w:rsidRPr="00275616">
        <w:rPr>
          <w:rFonts w:ascii="Verdana" w:hAnsi="Verdana" w:cs="Calibri" w:hint="eastAsia"/>
        </w:rPr>
        <w:t>ã</w:t>
      </w:r>
      <w:r w:rsidRPr="00275616">
        <w:rPr>
          <w:rFonts w:ascii="Verdana" w:hAnsi="Verdana" w:cs="Calibri"/>
        </w:rPr>
        <w:t>o utilizados para compor os campos do formul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>rio. Dessa forma, sempre que</w:t>
      </w:r>
      <w:r>
        <w:rPr>
          <w:rFonts w:ascii="Verdana" w:hAnsi="Verdana" w:cs="Calibri"/>
        </w:rPr>
        <w:t xml:space="preserve"> </w:t>
      </w:r>
      <w:r w:rsidRPr="00275616">
        <w:rPr>
          <w:rFonts w:ascii="Verdana" w:hAnsi="Verdana" w:cs="Calibri"/>
        </w:rPr>
        <w:t>iniciar a constru</w:t>
      </w:r>
      <w:r w:rsidRPr="00275616">
        <w:rPr>
          <w:rFonts w:ascii="Verdana" w:hAnsi="Verdana" w:cs="Calibri" w:hint="eastAsia"/>
        </w:rPr>
        <w:t>çã</w:t>
      </w:r>
      <w:r w:rsidRPr="00275616">
        <w:rPr>
          <w:rFonts w:ascii="Verdana" w:hAnsi="Verdana" w:cs="Calibri"/>
        </w:rPr>
        <w:t>o de um formul</w:t>
      </w:r>
      <w:r w:rsidRPr="00275616">
        <w:rPr>
          <w:rFonts w:ascii="Verdana" w:hAnsi="Verdana" w:cs="Calibri" w:hint="eastAsia"/>
        </w:rPr>
        <w:t>á</w:t>
      </w:r>
      <w:r w:rsidRPr="00275616">
        <w:rPr>
          <w:rFonts w:ascii="Verdana" w:hAnsi="Verdana" w:cs="Calibri"/>
        </w:rPr>
        <w:t>rio, insira o c</w:t>
      </w:r>
      <w:r w:rsidRPr="00275616">
        <w:rPr>
          <w:rFonts w:ascii="Verdana" w:hAnsi="Verdana" w:cs="Calibri" w:hint="eastAsia"/>
        </w:rPr>
        <w:t>ó</w:t>
      </w:r>
      <w:r w:rsidRPr="00275616">
        <w:rPr>
          <w:rFonts w:ascii="Verdana" w:hAnsi="Verdana" w:cs="Calibri"/>
        </w:rPr>
        <w:t>digo a seguir:</w:t>
      </w:r>
    </w:p>
    <w:p w14:paraId="1EF1CA80" w14:textId="77777777" w:rsidR="00597BD8" w:rsidRPr="00597BD8" w:rsidRDefault="00597BD8" w:rsidP="00597BD8">
      <w:pPr>
        <w:spacing w:after="0" w:line="360" w:lineRule="auto"/>
        <w:rPr>
          <w:rFonts w:ascii="Courier New" w:hAnsi="Courier New" w:cs="Courier New"/>
        </w:rPr>
      </w:pPr>
      <w:r w:rsidRPr="00597BD8">
        <w:rPr>
          <w:rFonts w:ascii="Courier New" w:hAnsi="Courier New" w:cs="Courier New"/>
        </w:rPr>
        <w:t>&lt;</w:t>
      </w:r>
      <w:proofErr w:type="spellStart"/>
      <w:r w:rsidRPr="00597BD8">
        <w:rPr>
          <w:rFonts w:ascii="Courier New" w:hAnsi="Courier New" w:cs="Courier New"/>
        </w:rPr>
        <w:t>form</w:t>
      </w:r>
      <w:proofErr w:type="spellEnd"/>
      <w:r w:rsidRPr="00597BD8">
        <w:rPr>
          <w:rFonts w:ascii="Courier New" w:hAnsi="Courier New" w:cs="Courier New"/>
        </w:rPr>
        <w:t>&gt;</w:t>
      </w:r>
    </w:p>
    <w:p w14:paraId="3CF26060" w14:textId="77777777" w:rsidR="00597BD8" w:rsidRPr="00597BD8" w:rsidRDefault="00597BD8" w:rsidP="00597BD8">
      <w:pPr>
        <w:spacing w:after="0" w:line="360" w:lineRule="auto"/>
        <w:rPr>
          <w:rFonts w:ascii="Courier New" w:hAnsi="Courier New" w:cs="Courier New"/>
        </w:rPr>
      </w:pPr>
      <w:r w:rsidRPr="00597BD8">
        <w:rPr>
          <w:rFonts w:ascii="Courier New" w:hAnsi="Courier New" w:cs="Courier New"/>
        </w:rPr>
        <w:t>&lt;!--insira aqui os campos do formulário--&gt;</w:t>
      </w:r>
    </w:p>
    <w:p w14:paraId="792441D1" w14:textId="39680E7A" w:rsidR="00275616" w:rsidRPr="00597BD8" w:rsidRDefault="00597BD8" w:rsidP="00597BD8">
      <w:pPr>
        <w:spacing w:after="0" w:line="360" w:lineRule="auto"/>
        <w:rPr>
          <w:rFonts w:ascii="Courier New" w:hAnsi="Courier New" w:cs="Courier New"/>
        </w:rPr>
      </w:pPr>
      <w:r w:rsidRPr="00597BD8">
        <w:rPr>
          <w:rFonts w:ascii="Courier New" w:hAnsi="Courier New" w:cs="Courier New"/>
        </w:rPr>
        <w:t>&lt;/</w:t>
      </w:r>
      <w:proofErr w:type="spellStart"/>
      <w:r w:rsidRPr="00597BD8">
        <w:rPr>
          <w:rFonts w:ascii="Courier New" w:hAnsi="Courier New" w:cs="Courier New"/>
        </w:rPr>
        <w:t>form</w:t>
      </w:r>
      <w:proofErr w:type="spellEnd"/>
      <w:r w:rsidRPr="00597BD8">
        <w:rPr>
          <w:rFonts w:ascii="Courier New" w:hAnsi="Courier New" w:cs="Courier New"/>
        </w:rPr>
        <w:t>&gt;</w:t>
      </w:r>
    </w:p>
    <w:p w14:paraId="6B2E0060" w14:textId="77777777" w:rsidR="00275616" w:rsidRDefault="00275616" w:rsidP="00275616">
      <w:pPr>
        <w:spacing w:line="360" w:lineRule="auto"/>
        <w:rPr>
          <w:rFonts w:ascii="Verdana" w:hAnsi="Verdana" w:cs="Calibri"/>
        </w:rPr>
      </w:pPr>
    </w:p>
    <w:p w14:paraId="71710AF1" w14:textId="0166F69D" w:rsidR="00597BD8" w:rsidRDefault="00D16A37" w:rsidP="00D16A37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S</w:t>
      </w:r>
      <w:r w:rsidRPr="00D16A37">
        <w:rPr>
          <w:rFonts w:ascii="Verdana" w:hAnsi="Verdana" w:cs="Calibri"/>
        </w:rPr>
        <w:t xml:space="preserve">omente com o uso da </w:t>
      </w:r>
      <w:proofErr w:type="spellStart"/>
      <w:r w:rsidRPr="00D16A37">
        <w:rPr>
          <w:rFonts w:ascii="Verdana" w:hAnsi="Verdana" w:cs="Calibri"/>
        </w:rPr>
        <w:t>tag</w:t>
      </w:r>
      <w:proofErr w:type="spellEnd"/>
      <w:r w:rsidRPr="00D16A37">
        <w:rPr>
          <w:rFonts w:ascii="Verdana" w:hAnsi="Verdana" w:cs="Calibri"/>
        </w:rPr>
        <w:t xml:space="preserve"> &lt;</w:t>
      </w:r>
      <w:proofErr w:type="spellStart"/>
      <w:r w:rsidRPr="00D16A37">
        <w:rPr>
          <w:rFonts w:ascii="Verdana" w:hAnsi="Verdana" w:cs="Calibri"/>
        </w:rPr>
        <w:t>form</w:t>
      </w:r>
      <w:proofErr w:type="spellEnd"/>
      <w:r w:rsidRPr="00D16A37">
        <w:rPr>
          <w:rFonts w:ascii="Verdana" w:hAnsi="Verdana" w:cs="Calibri"/>
        </w:rPr>
        <w:t>&gt;, n</w:t>
      </w:r>
      <w:r w:rsidRPr="00D16A37">
        <w:rPr>
          <w:rFonts w:ascii="Verdana" w:hAnsi="Verdana" w:cs="Calibri" w:hint="eastAsia"/>
        </w:rPr>
        <w:t>ã</w:t>
      </w:r>
      <w:r w:rsidRPr="00D16A37">
        <w:rPr>
          <w:rFonts w:ascii="Verdana" w:hAnsi="Verdana" w:cs="Calibri"/>
        </w:rPr>
        <w:t>o temos o suficiente para um formul</w:t>
      </w:r>
      <w:r w:rsidRPr="00D16A37">
        <w:rPr>
          <w:rFonts w:ascii="Verdana" w:hAnsi="Verdana" w:cs="Calibri" w:hint="eastAsia"/>
        </w:rPr>
        <w:t>á</w:t>
      </w:r>
      <w:r w:rsidRPr="00D16A37">
        <w:rPr>
          <w:rFonts w:ascii="Verdana" w:hAnsi="Verdana" w:cs="Calibri"/>
        </w:rPr>
        <w:t>rio</w:t>
      </w:r>
      <w:r>
        <w:rPr>
          <w:rFonts w:ascii="Verdana" w:hAnsi="Verdana" w:cs="Calibri"/>
        </w:rPr>
        <w:t xml:space="preserve">. </w:t>
      </w:r>
      <w:r w:rsidRPr="00D16A37">
        <w:rPr>
          <w:rFonts w:ascii="Verdana" w:hAnsi="Verdana" w:cs="Calibri"/>
        </w:rPr>
        <w:t>Vamos</w:t>
      </w:r>
      <w:r>
        <w:rPr>
          <w:rFonts w:ascii="Verdana" w:hAnsi="Verdana" w:cs="Calibri"/>
        </w:rPr>
        <w:t xml:space="preserve"> </w:t>
      </w:r>
      <w:r w:rsidRPr="00D16A37">
        <w:rPr>
          <w:rFonts w:ascii="Verdana" w:hAnsi="Verdana" w:cs="Calibri"/>
        </w:rPr>
        <w:t>identificar os elementos comumente utilizados para a entrada dos dados desse formul</w:t>
      </w:r>
      <w:r w:rsidRPr="00D16A37">
        <w:rPr>
          <w:rFonts w:ascii="Verdana" w:hAnsi="Verdana" w:cs="Calibri" w:hint="eastAsia"/>
        </w:rPr>
        <w:t>á</w:t>
      </w:r>
      <w:r w:rsidRPr="00D16A37">
        <w:rPr>
          <w:rFonts w:ascii="Verdana" w:hAnsi="Verdana" w:cs="Calibri"/>
        </w:rPr>
        <w:t>rio.</w:t>
      </w:r>
    </w:p>
    <w:p w14:paraId="08E6E807" w14:textId="77777777" w:rsidR="002E3BF2" w:rsidRDefault="002E3BF2" w:rsidP="00D16A37">
      <w:pPr>
        <w:spacing w:line="360" w:lineRule="auto"/>
        <w:rPr>
          <w:rFonts w:ascii="Verdana" w:hAnsi="Verdana" w:cs="Calibri"/>
        </w:rPr>
      </w:pPr>
    </w:p>
    <w:p w14:paraId="47292377" w14:textId="77777777" w:rsidR="002E3BF2" w:rsidRPr="002E3BF2" w:rsidRDefault="002E3BF2" w:rsidP="002E3BF2">
      <w:pPr>
        <w:spacing w:line="360" w:lineRule="auto"/>
        <w:rPr>
          <w:rFonts w:ascii="Verdana" w:hAnsi="Verdana" w:cs="Calibri"/>
          <w:b/>
          <w:bCs/>
        </w:rPr>
      </w:pPr>
      <w:proofErr w:type="spellStart"/>
      <w:r w:rsidRPr="002E3BF2">
        <w:rPr>
          <w:rFonts w:ascii="Verdana" w:hAnsi="Verdana" w:cs="Calibri"/>
          <w:b/>
          <w:bCs/>
        </w:rPr>
        <w:t>Tag</w:t>
      </w:r>
      <w:proofErr w:type="spellEnd"/>
      <w:r w:rsidRPr="002E3BF2">
        <w:rPr>
          <w:rFonts w:ascii="Verdana" w:hAnsi="Verdana" w:cs="Calibri"/>
          <w:b/>
          <w:bCs/>
        </w:rPr>
        <w:t xml:space="preserve"> &lt;input&gt;</w:t>
      </w:r>
    </w:p>
    <w:p w14:paraId="1E5CA284" w14:textId="74C01796" w:rsidR="002E3BF2" w:rsidRPr="002E3BF2" w:rsidRDefault="002E3BF2" w:rsidP="002E3BF2">
      <w:pPr>
        <w:spacing w:line="360" w:lineRule="auto"/>
        <w:rPr>
          <w:rFonts w:ascii="Verdana" w:hAnsi="Verdana" w:cs="Calibri"/>
        </w:rPr>
      </w:pPr>
      <w:r w:rsidRPr="002E3BF2">
        <w:rPr>
          <w:rFonts w:ascii="Verdana" w:hAnsi="Verdana" w:cs="Calibri"/>
        </w:rPr>
        <w:t xml:space="preserve">Um dos elementos mais comumente utilizado </w:t>
      </w:r>
      <w:r w:rsidRPr="002E3BF2">
        <w:rPr>
          <w:rFonts w:ascii="Verdana" w:hAnsi="Verdana" w:cs="Calibri" w:hint="eastAsia"/>
        </w:rPr>
        <w:t>é</w:t>
      </w:r>
      <w:r w:rsidRPr="002E3BF2">
        <w:rPr>
          <w:rFonts w:ascii="Verdana" w:hAnsi="Verdana" w:cs="Calibri"/>
        </w:rPr>
        <w:t xml:space="preserve"> o elemento &lt;input&gt;, que pode ser representado</w:t>
      </w:r>
      <w:r>
        <w:rPr>
          <w:rFonts w:ascii="Verdana" w:hAnsi="Verdana" w:cs="Calibri"/>
        </w:rPr>
        <w:t xml:space="preserve"> </w:t>
      </w:r>
      <w:r w:rsidRPr="002E3BF2">
        <w:rPr>
          <w:rFonts w:ascii="Verdana" w:hAnsi="Verdana" w:cs="Calibri"/>
        </w:rPr>
        <w:t xml:space="preserve">visualmente de diversas formas, dependendo do valor do atributo </w:t>
      </w:r>
      <w:proofErr w:type="spellStart"/>
      <w:r w:rsidRPr="002E3BF2">
        <w:rPr>
          <w:rFonts w:ascii="Verdana" w:hAnsi="Verdana" w:cs="Calibri"/>
        </w:rPr>
        <w:t>type</w:t>
      </w:r>
      <w:proofErr w:type="spellEnd"/>
      <w:r w:rsidRPr="002E3BF2">
        <w:rPr>
          <w:rFonts w:ascii="Verdana" w:hAnsi="Verdana" w:cs="Calibri"/>
        </w:rPr>
        <w:t>.</w:t>
      </w:r>
      <w:r>
        <w:rPr>
          <w:rFonts w:ascii="Verdana" w:hAnsi="Verdana" w:cs="Calibri"/>
        </w:rPr>
        <w:t xml:space="preserve"> </w:t>
      </w:r>
      <w:r w:rsidRPr="002E3BF2">
        <w:rPr>
          <w:rFonts w:ascii="Verdana" w:hAnsi="Verdana" w:cs="Calibri"/>
        </w:rPr>
        <w:t>Veja uma lista com exemplos de valores poss</w:t>
      </w:r>
      <w:r w:rsidRPr="002E3BF2">
        <w:rPr>
          <w:rFonts w:ascii="Verdana" w:hAnsi="Verdana" w:cs="Calibri" w:hint="eastAsia"/>
        </w:rPr>
        <w:t>í</w:t>
      </w:r>
      <w:r w:rsidRPr="002E3BF2">
        <w:rPr>
          <w:rFonts w:ascii="Verdana" w:hAnsi="Verdana" w:cs="Calibri"/>
        </w:rPr>
        <w:t xml:space="preserve">veis para o atributo </w:t>
      </w:r>
      <w:proofErr w:type="spellStart"/>
      <w:r w:rsidRPr="002E3BF2">
        <w:rPr>
          <w:rFonts w:ascii="Verdana" w:hAnsi="Verdana" w:cs="Calibri"/>
        </w:rPr>
        <w:t>type</w:t>
      </w:r>
      <w:proofErr w:type="spellEnd"/>
      <w:r w:rsidRPr="002E3BF2">
        <w:rPr>
          <w:rFonts w:ascii="Verdana" w:hAnsi="Verdana" w:cs="Calibri"/>
        </w:rPr>
        <w:t xml:space="preserve"> da </w:t>
      </w:r>
      <w:proofErr w:type="spellStart"/>
      <w:r w:rsidRPr="002E3BF2">
        <w:rPr>
          <w:rFonts w:ascii="Verdana" w:hAnsi="Verdana" w:cs="Calibri"/>
        </w:rPr>
        <w:t>tag</w:t>
      </w:r>
      <w:proofErr w:type="spellEnd"/>
      <w:r w:rsidRPr="002E3BF2">
        <w:rPr>
          <w:rFonts w:ascii="Verdana" w:hAnsi="Verdana" w:cs="Calibri"/>
        </w:rPr>
        <w:t xml:space="preserve"> &lt;input&gt;:</w:t>
      </w:r>
    </w:p>
    <w:p w14:paraId="62D3775F" w14:textId="5C47E9A0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type="text"&gt; (tipo padr</w:t>
      </w:r>
      <w:r w:rsidRPr="002E3BF2">
        <w:rPr>
          <w:rFonts w:ascii="Courier New" w:hAnsi="Courier New" w:cs="Courier New" w:hint="eastAsia"/>
        </w:rPr>
        <w:t>ã</w:t>
      </w:r>
      <w:r w:rsidRPr="002E3BF2">
        <w:rPr>
          <w:rFonts w:ascii="Courier New" w:hAnsi="Courier New" w:cs="Courier New"/>
        </w:rPr>
        <w:t>o)</w:t>
      </w:r>
    </w:p>
    <w:p w14:paraId="6597540C" w14:textId="520905C5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type="button"&gt;</w:t>
      </w:r>
    </w:p>
    <w:p w14:paraId="798036B5" w14:textId="141E0C64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type="checkbox"&gt;</w:t>
      </w:r>
    </w:p>
    <w:p w14:paraId="46BFC29A" w14:textId="7FE6C126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type="color"&gt;</w:t>
      </w:r>
    </w:p>
    <w:p w14:paraId="459969BC" w14:textId="7F4D2D21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type="date"&gt;</w:t>
      </w:r>
    </w:p>
    <w:p w14:paraId="297A1855" w14:textId="18232D7C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lastRenderedPageBreak/>
        <w:t>&lt;input type="email"&gt;</w:t>
      </w:r>
    </w:p>
    <w:p w14:paraId="4C042FD9" w14:textId="18D4858E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type="file"&gt;</w:t>
      </w:r>
    </w:p>
    <w:p w14:paraId="57AC6FCC" w14:textId="20A5BFC6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type="image"&gt;</w:t>
      </w:r>
    </w:p>
    <w:p w14:paraId="0D49C865" w14:textId="45DD74A6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type="number"&gt;</w:t>
      </w:r>
    </w:p>
    <w:p w14:paraId="629971A7" w14:textId="78EF4BB4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type="password"&gt;</w:t>
      </w:r>
    </w:p>
    <w:p w14:paraId="33A9FEE4" w14:textId="78422F2C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type="radio"&gt;</w:t>
      </w:r>
    </w:p>
    <w:p w14:paraId="1BA447E6" w14:textId="2FDCEB42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type="range"&gt;</w:t>
      </w:r>
    </w:p>
    <w:p w14:paraId="0866F895" w14:textId="5203970B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type="reset"&gt;</w:t>
      </w:r>
    </w:p>
    <w:p w14:paraId="715B1E2E" w14:textId="492A85D7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type="search"&gt;</w:t>
      </w:r>
    </w:p>
    <w:p w14:paraId="4FA1B170" w14:textId="3A8D47E6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type="submit"&gt;</w:t>
      </w:r>
    </w:p>
    <w:p w14:paraId="0920F0BB" w14:textId="41BE13F3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 xml:space="preserve">&lt;input </w:t>
      </w:r>
      <w:proofErr w:type="spellStart"/>
      <w:r w:rsidRPr="002E3BF2">
        <w:rPr>
          <w:rFonts w:ascii="Courier New" w:hAnsi="Courier New" w:cs="Courier New"/>
        </w:rPr>
        <w:t>type</w:t>
      </w:r>
      <w:proofErr w:type="spellEnd"/>
      <w:r w:rsidRPr="002E3BF2">
        <w:rPr>
          <w:rFonts w:ascii="Courier New" w:hAnsi="Courier New" w:cs="Courier New"/>
        </w:rPr>
        <w:t>="</w:t>
      </w:r>
      <w:proofErr w:type="spellStart"/>
      <w:r w:rsidRPr="002E3BF2">
        <w:rPr>
          <w:rFonts w:ascii="Courier New" w:hAnsi="Courier New" w:cs="Courier New"/>
        </w:rPr>
        <w:t>tel</w:t>
      </w:r>
      <w:proofErr w:type="spellEnd"/>
      <w:r w:rsidRPr="002E3BF2">
        <w:rPr>
          <w:rFonts w:ascii="Courier New" w:hAnsi="Courier New" w:cs="Courier New"/>
        </w:rPr>
        <w:t>"&gt;</w:t>
      </w:r>
    </w:p>
    <w:p w14:paraId="4FBFDDA5" w14:textId="6975C509" w:rsidR="002E3BF2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>&lt;input type="time"&gt;</w:t>
      </w:r>
    </w:p>
    <w:p w14:paraId="407B176B" w14:textId="4A6B8187" w:rsidR="00597BD8" w:rsidRPr="002E3BF2" w:rsidRDefault="002E3BF2" w:rsidP="002E3BF2">
      <w:pPr>
        <w:spacing w:after="0" w:line="360" w:lineRule="auto"/>
        <w:rPr>
          <w:rFonts w:ascii="Courier New" w:hAnsi="Courier New" w:cs="Courier New"/>
        </w:rPr>
      </w:pPr>
      <w:r w:rsidRPr="002E3BF2">
        <w:rPr>
          <w:rFonts w:ascii="Courier New" w:hAnsi="Courier New" w:cs="Courier New"/>
        </w:rPr>
        <w:t xml:space="preserve">&lt;input </w:t>
      </w:r>
      <w:proofErr w:type="spellStart"/>
      <w:r w:rsidRPr="002E3BF2">
        <w:rPr>
          <w:rFonts w:ascii="Courier New" w:hAnsi="Courier New" w:cs="Courier New"/>
        </w:rPr>
        <w:t>type</w:t>
      </w:r>
      <w:proofErr w:type="spellEnd"/>
      <w:r w:rsidRPr="002E3BF2">
        <w:rPr>
          <w:rFonts w:ascii="Courier New" w:hAnsi="Courier New" w:cs="Courier New"/>
        </w:rPr>
        <w:t>="</w:t>
      </w:r>
      <w:proofErr w:type="spellStart"/>
      <w:r w:rsidRPr="002E3BF2">
        <w:rPr>
          <w:rFonts w:ascii="Courier New" w:hAnsi="Courier New" w:cs="Courier New"/>
        </w:rPr>
        <w:t>url</w:t>
      </w:r>
      <w:proofErr w:type="spellEnd"/>
      <w:r w:rsidRPr="002E3BF2">
        <w:rPr>
          <w:rFonts w:ascii="Courier New" w:hAnsi="Courier New" w:cs="Courier New"/>
        </w:rPr>
        <w:t>"&gt;</w:t>
      </w:r>
    </w:p>
    <w:p w14:paraId="6A12854F" w14:textId="77777777" w:rsidR="002E3BF2" w:rsidRDefault="002E3BF2" w:rsidP="002E3BF2">
      <w:pPr>
        <w:spacing w:line="360" w:lineRule="auto"/>
        <w:rPr>
          <w:rFonts w:ascii="Verdana" w:hAnsi="Verdana" w:cs="Calibri"/>
          <w:lang w:val="en-US"/>
        </w:rPr>
      </w:pPr>
    </w:p>
    <w:p w14:paraId="4D67D7A2" w14:textId="301344DF" w:rsidR="002E3BF2" w:rsidRDefault="004931A6" w:rsidP="004931A6">
      <w:pPr>
        <w:spacing w:line="360" w:lineRule="auto"/>
        <w:rPr>
          <w:rFonts w:ascii="Verdana" w:hAnsi="Verdana" w:cs="Calibri"/>
        </w:rPr>
      </w:pPr>
      <w:r w:rsidRPr="004931A6">
        <w:rPr>
          <w:rFonts w:ascii="Verdana" w:hAnsi="Verdana" w:cs="Calibri"/>
        </w:rPr>
        <w:t>Esses tipos possibilitam inserir campos no formul</w:t>
      </w:r>
      <w:r w:rsidRPr="004931A6">
        <w:rPr>
          <w:rFonts w:ascii="Verdana" w:hAnsi="Verdana" w:cs="Calibri" w:hint="eastAsia"/>
        </w:rPr>
        <w:t>á</w:t>
      </w:r>
      <w:r w:rsidRPr="004931A6">
        <w:rPr>
          <w:rFonts w:ascii="Verdana" w:hAnsi="Verdana" w:cs="Calibri"/>
        </w:rPr>
        <w:t>rio de acordo com o valor desejado. Por</w:t>
      </w:r>
      <w:r>
        <w:rPr>
          <w:rFonts w:ascii="Verdana" w:hAnsi="Verdana" w:cs="Calibri"/>
        </w:rPr>
        <w:t xml:space="preserve"> </w:t>
      </w:r>
      <w:r w:rsidRPr="004931A6">
        <w:rPr>
          <w:rFonts w:ascii="Verdana" w:hAnsi="Verdana" w:cs="Calibri"/>
        </w:rPr>
        <w:t xml:space="preserve">exemplo, ao criar o tipo </w:t>
      </w:r>
      <w:proofErr w:type="spellStart"/>
      <w:r w:rsidRPr="004931A6">
        <w:rPr>
          <w:rFonts w:ascii="Verdana" w:hAnsi="Verdana" w:cs="Calibri"/>
        </w:rPr>
        <w:t>password</w:t>
      </w:r>
      <w:proofErr w:type="spellEnd"/>
      <w:r w:rsidRPr="004931A6">
        <w:rPr>
          <w:rFonts w:ascii="Verdana" w:hAnsi="Verdana" w:cs="Calibri"/>
        </w:rPr>
        <w:t>, para a inclus</w:t>
      </w:r>
      <w:r w:rsidRPr="004931A6">
        <w:rPr>
          <w:rFonts w:ascii="Verdana" w:hAnsi="Verdana" w:cs="Calibri" w:hint="eastAsia"/>
        </w:rPr>
        <w:t>ã</w:t>
      </w:r>
      <w:r w:rsidRPr="004931A6">
        <w:rPr>
          <w:rFonts w:ascii="Verdana" w:hAnsi="Verdana" w:cs="Calibri"/>
        </w:rPr>
        <w:t>o de senha, os caracteres de entrada ficam</w:t>
      </w:r>
      <w:r>
        <w:rPr>
          <w:rFonts w:ascii="Verdana" w:hAnsi="Verdana" w:cs="Calibri"/>
        </w:rPr>
        <w:t xml:space="preserve"> </w:t>
      </w:r>
      <w:r w:rsidRPr="004931A6">
        <w:rPr>
          <w:rFonts w:ascii="Verdana" w:hAnsi="Verdana" w:cs="Calibri"/>
        </w:rPr>
        <w:t>mascarados. Ao incluir um campo do tipo email, o valor de entrada passa a ser validado</w:t>
      </w:r>
      <w:r>
        <w:rPr>
          <w:rFonts w:ascii="Verdana" w:hAnsi="Verdana" w:cs="Calibri"/>
        </w:rPr>
        <w:t xml:space="preserve"> </w:t>
      </w:r>
      <w:r w:rsidRPr="004931A6">
        <w:rPr>
          <w:rFonts w:ascii="Verdana" w:hAnsi="Verdana" w:cs="Calibri"/>
        </w:rPr>
        <w:t>automaticamente para garantir que seja um endere</w:t>
      </w:r>
      <w:r w:rsidRPr="004931A6">
        <w:rPr>
          <w:rFonts w:ascii="Verdana" w:hAnsi="Verdana" w:cs="Calibri" w:hint="eastAsia"/>
        </w:rPr>
        <w:t>ç</w:t>
      </w:r>
      <w:r w:rsidRPr="004931A6">
        <w:rPr>
          <w:rFonts w:ascii="Verdana" w:hAnsi="Verdana" w:cs="Calibri"/>
        </w:rPr>
        <w:t>o de e-mail formatado corretamente.</w:t>
      </w:r>
    </w:p>
    <w:p w14:paraId="0963832B" w14:textId="77777777" w:rsidR="004931A6" w:rsidRDefault="004931A6" w:rsidP="004931A6">
      <w:pPr>
        <w:spacing w:line="360" w:lineRule="auto"/>
        <w:rPr>
          <w:rFonts w:ascii="Verdana" w:hAnsi="Verdana" w:cs="Calibri"/>
        </w:rPr>
      </w:pPr>
    </w:p>
    <w:p w14:paraId="5F80793B" w14:textId="77777777" w:rsidR="004931A6" w:rsidRPr="004931A6" w:rsidRDefault="004931A6" w:rsidP="004931A6">
      <w:pPr>
        <w:spacing w:line="360" w:lineRule="auto"/>
        <w:rPr>
          <w:rFonts w:ascii="Verdana" w:hAnsi="Verdana" w:cs="Calibri"/>
          <w:b/>
          <w:bCs/>
        </w:rPr>
      </w:pPr>
      <w:proofErr w:type="spellStart"/>
      <w:r w:rsidRPr="004931A6">
        <w:rPr>
          <w:rFonts w:ascii="Verdana" w:hAnsi="Verdana" w:cs="Calibri"/>
          <w:b/>
          <w:bCs/>
        </w:rPr>
        <w:t>Tag</w:t>
      </w:r>
      <w:proofErr w:type="spellEnd"/>
      <w:r w:rsidRPr="004931A6">
        <w:rPr>
          <w:rFonts w:ascii="Verdana" w:hAnsi="Verdana" w:cs="Calibri"/>
          <w:b/>
          <w:bCs/>
        </w:rPr>
        <w:t xml:space="preserve"> &lt;</w:t>
      </w:r>
      <w:proofErr w:type="spellStart"/>
      <w:r w:rsidRPr="004931A6">
        <w:rPr>
          <w:rFonts w:ascii="Verdana" w:hAnsi="Verdana" w:cs="Calibri"/>
          <w:b/>
          <w:bCs/>
        </w:rPr>
        <w:t>label</w:t>
      </w:r>
      <w:proofErr w:type="spellEnd"/>
      <w:r w:rsidRPr="004931A6">
        <w:rPr>
          <w:rFonts w:ascii="Verdana" w:hAnsi="Verdana" w:cs="Calibri"/>
          <w:b/>
          <w:bCs/>
        </w:rPr>
        <w:t>&gt;</w:t>
      </w:r>
    </w:p>
    <w:p w14:paraId="79C23516" w14:textId="2AFD4C17" w:rsidR="004931A6" w:rsidRPr="004931A6" w:rsidRDefault="004931A6" w:rsidP="004931A6">
      <w:pPr>
        <w:spacing w:line="360" w:lineRule="auto"/>
        <w:rPr>
          <w:rFonts w:ascii="Verdana" w:hAnsi="Verdana" w:cs="Calibri"/>
        </w:rPr>
      </w:pPr>
      <w:r w:rsidRPr="004931A6">
        <w:rPr>
          <w:rFonts w:ascii="Verdana" w:hAnsi="Verdana" w:cs="Calibri"/>
        </w:rPr>
        <w:t>Outro elemento muito importante na construção de um formulário é o &lt;</w:t>
      </w:r>
      <w:proofErr w:type="spellStart"/>
      <w:r w:rsidRPr="004931A6">
        <w:rPr>
          <w:rFonts w:ascii="Verdana" w:hAnsi="Verdana" w:cs="Calibri"/>
        </w:rPr>
        <w:t>label</w:t>
      </w:r>
      <w:proofErr w:type="spellEnd"/>
      <w:r w:rsidRPr="004931A6">
        <w:rPr>
          <w:rFonts w:ascii="Verdana" w:hAnsi="Verdana" w:cs="Calibri"/>
        </w:rPr>
        <w:t>&gt;, utilizado para definir</w:t>
      </w:r>
      <w:r w:rsidRPr="004931A6">
        <w:rPr>
          <w:rFonts w:ascii="Verdana" w:hAnsi="Verdana" w:cs="Calibri"/>
        </w:rPr>
        <w:t xml:space="preserve"> </w:t>
      </w:r>
      <w:r w:rsidRPr="004931A6">
        <w:rPr>
          <w:rFonts w:ascii="Verdana" w:hAnsi="Verdana" w:cs="Calibri"/>
        </w:rPr>
        <w:t>um rótulo a um determinado elemento, como, por exemplo, um elemento &lt;input&gt;. Esse rótulo é</w:t>
      </w:r>
      <w:r w:rsidRPr="004931A6">
        <w:rPr>
          <w:rFonts w:ascii="Verdana" w:hAnsi="Verdana" w:cs="Calibri"/>
        </w:rPr>
        <w:t xml:space="preserve"> </w:t>
      </w:r>
      <w:r w:rsidRPr="004931A6">
        <w:rPr>
          <w:rFonts w:ascii="Verdana" w:hAnsi="Verdana" w:cs="Calibri"/>
        </w:rPr>
        <w:t>importante para auxiliar na acessibilidade, uma vez que pode ser utilizado por usuários de leitores</w:t>
      </w:r>
      <w:r w:rsidRPr="004931A6">
        <w:rPr>
          <w:rFonts w:ascii="Verdana" w:hAnsi="Verdana" w:cs="Calibri"/>
        </w:rPr>
        <w:t xml:space="preserve"> </w:t>
      </w:r>
      <w:r w:rsidRPr="004931A6">
        <w:rPr>
          <w:rFonts w:ascii="Verdana" w:hAnsi="Verdana" w:cs="Calibri"/>
        </w:rPr>
        <w:t>de tela, lendo o rótulo em voz alta, ao focar no elemento. Além disso, ele auxilia na organização do</w:t>
      </w:r>
      <w:r w:rsidRPr="004931A6">
        <w:rPr>
          <w:rFonts w:ascii="Verdana" w:hAnsi="Verdana" w:cs="Calibri"/>
        </w:rPr>
        <w:t xml:space="preserve"> </w:t>
      </w:r>
      <w:r w:rsidRPr="004931A6">
        <w:rPr>
          <w:rFonts w:ascii="Verdana" w:hAnsi="Verdana" w:cs="Calibri"/>
        </w:rPr>
        <w:t>formulário.</w:t>
      </w:r>
    </w:p>
    <w:p w14:paraId="6670A92F" w14:textId="77777777" w:rsidR="004931A6" w:rsidRDefault="004931A6" w:rsidP="004931A6">
      <w:pPr>
        <w:spacing w:line="360" w:lineRule="auto"/>
        <w:rPr>
          <w:rFonts w:ascii="Verdana" w:hAnsi="Verdana" w:cs="Calibri"/>
        </w:rPr>
      </w:pPr>
      <w:r w:rsidRPr="004931A6">
        <w:rPr>
          <w:rFonts w:ascii="Verdana" w:hAnsi="Verdana" w:cs="Calibri"/>
        </w:rPr>
        <w:t>Para usar o &lt;</w:t>
      </w:r>
      <w:proofErr w:type="spellStart"/>
      <w:r w:rsidRPr="004931A6">
        <w:rPr>
          <w:rFonts w:ascii="Verdana" w:hAnsi="Verdana" w:cs="Calibri"/>
        </w:rPr>
        <w:t>label</w:t>
      </w:r>
      <w:proofErr w:type="spellEnd"/>
      <w:r w:rsidRPr="004931A6">
        <w:rPr>
          <w:rFonts w:ascii="Verdana" w:hAnsi="Verdana" w:cs="Calibri"/>
        </w:rPr>
        <w:t>&gt; apropriadamente, é importante se atentar a essa dica, apresentada pela W3C:</w:t>
      </w:r>
    </w:p>
    <w:p w14:paraId="12C40778" w14:textId="5B0192FC" w:rsidR="004931A6" w:rsidRPr="004931A6" w:rsidRDefault="004931A6" w:rsidP="004931A6">
      <w:pPr>
        <w:spacing w:line="360" w:lineRule="auto"/>
        <w:rPr>
          <w:rFonts w:ascii="Verdana" w:hAnsi="Verdana" w:cs="Calibri"/>
          <w:b/>
          <w:bCs/>
        </w:rPr>
      </w:pPr>
      <w:r w:rsidRPr="004931A6">
        <w:rPr>
          <w:rFonts w:ascii="Verdana" w:hAnsi="Verdana" w:cs="Calibri"/>
          <w:b/>
          <w:bCs/>
        </w:rPr>
        <w:t>Ao criar um &lt;</w:t>
      </w:r>
      <w:proofErr w:type="spellStart"/>
      <w:r w:rsidRPr="004931A6">
        <w:rPr>
          <w:rFonts w:ascii="Verdana" w:hAnsi="Verdana" w:cs="Calibri"/>
          <w:b/>
          <w:bCs/>
        </w:rPr>
        <w:t>label</w:t>
      </w:r>
      <w:proofErr w:type="spellEnd"/>
      <w:r w:rsidRPr="004931A6">
        <w:rPr>
          <w:rFonts w:ascii="Verdana" w:hAnsi="Verdana" w:cs="Calibri"/>
          <w:b/>
          <w:bCs/>
        </w:rPr>
        <w:t xml:space="preserve">&gt;, utilize o atributo </w:t>
      </w:r>
      <w:r w:rsidRPr="004931A6">
        <w:rPr>
          <w:rFonts w:ascii="Verdana" w:hAnsi="Verdana" w:cs="Calibri"/>
          <w:b/>
          <w:bCs/>
        </w:rPr>
        <w:t>“for” informando</w:t>
      </w:r>
      <w:r w:rsidRPr="004931A6">
        <w:rPr>
          <w:rFonts w:ascii="Verdana" w:hAnsi="Verdana" w:cs="Calibri"/>
          <w:b/>
          <w:bCs/>
        </w:rPr>
        <w:t xml:space="preserve"> um valor igual ao atributo “id” do elemento</w:t>
      </w:r>
      <w:r w:rsidRPr="004931A6">
        <w:rPr>
          <w:rFonts w:ascii="Verdana" w:hAnsi="Verdana" w:cs="Calibri"/>
          <w:b/>
          <w:bCs/>
        </w:rPr>
        <w:t xml:space="preserve"> </w:t>
      </w:r>
      <w:r w:rsidRPr="004931A6">
        <w:rPr>
          <w:rFonts w:ascii="Verdana" w:hAnsi="Verdana" w:cs="Calibri"/>
          <w:b/>
          <w:bCs/>
        </w:rPr>
        <w:t xml:space="preserve">relacionado ao </w:t>
      </w:r>
      <w:proofErr w:type="spellStart"/>
      <w:r w:rsidRPr="004931A6">
        <w:rPr>
          <w:rFonts w:ascii="Verdana" w:hAnsi="Verdana" w:cs="Calibri"/>
          <w:b/>
          <w:bCs/>
        </w:rPr>
        <w:t>label</w:t>
      </w:r>
      <w:proofErr w:type="spellEnd"/>
      <w:r w:rsidRPr="004931A6">
        <w:rPr>
          <w:rFonts w:ascii="Verdana" w:hAnsi="Verdana" w:cs="Calibri"/>
          <w:b/>
          <w:bCs/>
        </w:rPr>
        <w:t>.</w:t>
      </w:r>
    </w:p>
    <w:p w14:paraId="055F36ED" w14:textId="77777777" w:rsidR="004931A6" w:rsidRPr="004931A6" w:rsidRDefault="004931A6" w:rsidP="004931A6">
      <w:pPr>
        <w:spacing w:line="360" w:lineRule="auto"/>
        <w:rPr>
          <w:rFonts w:ascii="Verdana" w:hAnsi="Verdana" w:cs="Calibri"/>
        </w:rPr>
      </w:pPr>
      <w:r w:rsidRPr="004931A6">
        <w:rPr>
          <w:rFonts w:ascii="Verdana" w:hAnsi="Verdana" w:cs="Calibri"/>
        </w:rPr>
        <w:t xml:space="preserve">Além dessas, você pode encontrar outras </w:t>
      </w:r>
      <w:proofErr w:type="spellStart"/>
      <w:r w:rsidRPr="004931A6">
        <w:rPr>
          <w:rFonts w:ascii="Verdana" w:hAnsi="Verdana" w:cs="Calibri"/>
        </w:rPr>
        <w:t>tags</w:t>
      </w:r>
      <w:proofErr w:type="spellEnd"/>
      <w:r w:rsidRPr="004931A6">
        <w:rPr>
          <w:rFonts w:ascii="Verdana" w:hAnsi="Verdana" w:cs="Calibri"/>
        </w:rPr>
        <w:t>, tais como:</w:t>
      </w:r>
    </w:p>
    <w:p w14:paraId="30CADBA5" w14:textId="1617F5CE" w:rsidR="004931A6" w:rsidRPr="004931A6" w:rsidRDefault="004931A6" w:rsidP="004931A6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Calibri"/>
          <w:i/>
          <w:iCs/>
        </w:rPr>
      </w:pPr>
      <w:proofErr w:type="spellStart"/>
      <w:r w:rsidRPr="004931A6">
        <w:rPr>
          <w:rFonts w:ascii="Verdana" w:hAnsi="Verdana" w:cs="Calibri"/>
        </w:rPr>
        <w:t>Select</w:t>
      </w:r>
      <w:proofErr w:type="spellEnd"/>
      <w:r w:rsidRPr="004931A6">
        <w:rPr>
          <w:rFonts w:ascii="Verdana" w:hAnsi="Verdana" w:cs="Calibri"/>
        </w:rPr>
        <w:t xml:space="preserve">: cria uma lista no formato </w:t>
      </w:r>
      <w:proofErr w:type="spellStart"/>
      <w:r w:rsidRPr="004931A6">
        <w:rPr>
          <w:rFonts w:ascii="Verdana" w:hAnsi="Verdana" w:cs="Calibri"/>
          <w:i/>
          <w:iCs/>
        </w:rPr>
        <w:t>drop-down</w:t>
      </w:r>
      <w:proofErr w:type="spellEnd"/>
    </w:p>
    <w:p w14:paraId="5EEB3F44" w14:textId="4554B538" w:rsidR="004931A6" w:rsidRDefault="004931A6" w:rsidP="004931A6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Calibri"/>
        </w:rPr>
      </w:pPr>
      <w:proofErr w:type="spellStart"/>
      <w:r w:rsidRPr="004931A6">
        <w:rPr>
          <w:rFonts w:ascii="Verdana" w:hAnsi="Verdana" w:cs="Calibri"/>
        </w:rPr>
        <w:t>Textarea</w:t>
      </w:r>
      <w:proofErr w:type="spellEnd"/>
      <w:r w:rsidRPr="004931A6">
        <w:rPr>
          <w:rFonts w:ascii="Verdana" w:hAnsi="Verdana" w:cs="Calibri"/>
        </w:rPr>
        <w:t>: cria um campo de texto com múltiplas listas</w:t>
      </w:r>
    </w:p>
    <w:p w14:paraId="2F78F145" w14:textId="1528820D" w:rsidR="004931A6" w:rsidRDefault="00D82E4A" w:rsidP="004931A6">
      <w:pPr>
        <w:spacing w:line="360" w:lineRule="auto"/>
        <w:rPr>
          <w:rFonts w:ascii="Verdana" w:hAnsi="Verdana" w:cs="Calibri"/>
        </w:rPr>
      </w:pPr>
      <w:r w:rsidRPr="00D82E4A">
        <w:rPr>
          <w:rFonts w:ascii="Verdana" w:hAnsi="Verdana" w:cs="Calibri"/>
        </w:rPr>
        <w:lastRenderedPageBreak/>
        <w:t xml:space="preserve">Essas e outras </w:t>
      </w:r>
      <w:proofErr w:type="spellStart"/>
      <w:r w:rsidRPr="00D82E4A">
        <w:rPr>
          <w:rFonts w:ascii="Verdana" w:hAnsi="Verdana" w:cs="Calibri"/>
        </w:rPr>
        <w:t>tags</w:t>
      </w:r>
      <w:proofErr w:type="spellEnd"/>
      <w:r w:rsidRPr="00D82E4A">
        <w:rPr>
          <w:rFonts w:ascii="Verdana" w:hAnsi="Verdana" w:cs="Calibri"/>
        </w:rPr>
        <w:t xml:space="preserve"> de formul</w:t>
      </w:r>
      <w:r w:rsidRPr="00D82E4A">
        <w:rPr>
          <w:rFonts w:ascii="Verdana" w:hAnsi="Verdana" w:cs="Calibri" w:hint="eastAsia"/>
        </w:rPr>
        <w:t>á</w:t>
      </w:r>
      <w:r w:rsidRPr="00D82E4A">
        <w:rPr>
          <w:rFonts w:ascii="Verdana" w:hAnsi="Verdana" w:cs="Calibri"/>
        </w:rPr>
        <w:t>rio podem ser encontradas neste</w:t>
      </w:r>
      <w:r>
        <w:rPr>
          <w:rFonts w:ascii="Verdana" w:hAnsi="Verdana" w:cs="Calibri"/>
        </w:rPr>
        <w:t xml:space="preserve">: </w:t>
      </w:r>
      <w:hyperlink r:id="rId7" w:history="1">
        <w:r w:rsidRPr="001F2658">
          <w:rPr>
            <w:rStyle w:val="Hyperlink"/>
            <w:rFonts w:ascii="Verdana" w:hAnsi="Verdana" w:cs="Calibri"/>
          </w:rPr>
          <w:t>https://www.w3schools.com/html/html_form_elements.asp</w:t>
        </w:r>
      </w:hyperlink>
    </w:p>
    <w:p w14:paraId="4D246910" w14:textId="77777777" w:rsidR="00D82E4A" w:rsidRDefault="00D82E4A" w:rsidP="004931A6">
      <w:pPr>
        <w:spacing w:line="360" w:lineRule="auto"/>
        <w:rPr>
          <w:rFonts w:ascii="Verdana" w:hAnsi="Verdana" w:cs="Calibri"/>
        </w:rPr>
      </w:pPr>
    </w:p>
    <w:p w14:paraId="20D55F0D" w14:textId="609CDAFE" w:rsidR="00D82E4A" w:rsidRDefault="006B3622" w:rsidP="004931A6">
      <w:pPr>
        <w:spacing w:line="360" w:lineRule="auto"/>
        <w:rPr>
          <w:rFonts w:ascii="Verdana" w:hAnsi="Verdana" w:cs="Calibri"/>
        </w:rPr>
      </w:pPr>
      <w:r w:rsidRPr="006B3622">
        <w:rPr>
          <w:rFonts w:ascii="Verdana" w:hAnsi="Verdana" w:cs="Calibri"/>
        </w:rPr>
        <w:t xml:space="preserve">Para praticar, </w:t>
      </w:r>
      <w:proofErr w:type="gramStart"/>
      <w:r w:rsidRPr="006B3622">
        <w:rPr>
          <w:rFonts w:ascii="Verdana" w:hAnsi="Verdana" w:cs="Calibri"/>
        </w:rPr>
        <w:t>crie um novo</w:t>
      </w:r>
      <w:proofErr w:type="gramEnd"/>
      <w:r w:rsidRPr="006B3622">
        <w:rPr>
          <w:rFonts w:ascii="Verdana" w:hAnsi="Verdana" w:cs="Calibri"/>
        </w:rPr>
        <w:t xml:space="preserve"> arquivo chamado login.html, e insira o c</w:t>
      </w:r>
      <w:r w:rsidRPr="006B3622">
        <w:rPr>
          <w:rFonts w:ascii="Verdana" w:hAnsi="Verdana" w:cs="Calibri" w:hint="eastAsia"/>
        </w:rPr>
        <w:t>ó</w:t>
      </w:r>
      <w:r w:rsidRPr="006B3622">
        <w:rPr>
          <w:rFonts w:ascii="Verdana" w:hAnsi="Verdana" w:cs="Calibri"/>
        </w:rPr>
        <w:t>digo a seguir</w:t>
      </w:r>
    </w:p>
    <w:p w14:paraId="0F1579DB" w14:textId="1E036330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&lt;!DOCTYPE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html&gt;</w:t>
      </w:r>
    </w:p>
    <w:p w14:paraId="45F07CCF" w14:textId="544EE2AD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&lt;html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lang="pt-</w:t>
      </w:r>
      <w:proofErr w:type="spellStart"/>
      <w:r w:rsidRPr="00061341">
        <w:rPr>
          <w:rFonts w:ascii="Courier New" w:hAnsi="Courier New" w:cs="Courier New"/>
          <w:lang w:val="en-US"/>
        </w:rPr>
        <w:t>br</w:t>
      </w:r>
      <w:proofErr w:type="spellEnd"/>
      <w:r w:rsidRPr="00061341">
        <w:rPr>
          <w:rFonts w:ascii="Courier New" w:hAnsi="Courier New" w:cs="Courier New"/>
          <w:lang w:val="en-US"/>
        </w:rPr>
        <w:t>"&gt;</w:t>
      </w:r>
    </w:p>
    <w:p w14:paraId="35F0D828" w14:textId="77777777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3A150E4" w14:textId="77777777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&lt;head&gt;</w:t>
      </w:r>
    </w:p>
    <w:p w14:paraId="0EA93D48" w14:textId="75B13A57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061341">
        <w:rPr>
          <w:rFonts w:ascii="Courier New" w:hAnsi="Courier New" w:cs="Courier New"/>
          <w:lang w:val="en-US"/>
        </w:rPr>
        <w:t>&lt;meta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charset="UTF-8"&gt;</w:t>
      </w:r>
    </w:p>
    <w:p w14:paraId="0DA0AFC7" w14:textId="57DE3B49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061341">
        <w:rPr>
          <w:rFonts w:ascii="Courier New" w:hAnsi="Courier New" w:cs="Courier New"/>
          <w:lang w:val="en-US"/>
        </w:rPr>
        <w:t>&lt;meta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name="viewport"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content="width=device-width,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initial-scale=1.0"&gt;</w:t>
      </w:r>
    </w:p>
    <w:p w14:paraId="688416BE" w14:textId="11475342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061341">
        <w:rPr>
          <w:rFonts w:ascii="Courier New" w:hAnsi="Courier New" w:cs="Courier New"/>
          <w:lang w:val="en-US"/>
        </w:rPr>
        <w:t>&lt;title&gt;Login&lt;/title&gt;</w:t>
      </w:r>
    </w:p>
    <w:p w14:paraId="2E6972BB" w14:textId="77777777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&lt;/head&gt;</w:t>
      </w:r>
    </w:p>
    <w:p w14:paraId="1E634581" w14:textId="77777777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16E29F9" w14:textId="77777777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&lt;body&gt;</w:t>
      </w:r>
    </w:p>
    <w:p w14:paraId="5A4D1391" w14:textId="7335179C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061341">
        <w:rPr>
          <w:rFonts w:ascii="Courier New" w:hAnsi="Courier New" w:cs="Courier New"/>
          <w:lang w:val="en-US"/>
        </w:rPr>
        <w:t>&lt;form&gt;</w:t>
      </w:r>
    </w:p>
    <w:p w14:paraId="59F480E9" w14:textId="0B7C2EE5" w:rsidR="00061341" w:rsidRPr="00061341" w:rsidRDefault="00061341" w:rsidP="00061341">
      <w:pPr>
        <w:spacing w:after="0" w:line="240" w:lineRule="auto"/>
        <w:rPr>
          <w:rFonts w:ascii="Courier New" w:hAnsi="Courier New" w:cs="Courier New"/>
        </w:rPr>
      </w:pPr>
      <w:r w:rsidRPr="00061341">
        <w:rPr>
          <w:rFonts w:ascii="Courier New" w:hAnsi="Courier New" w:cs="Courier New"/>
        </w:rPr>
        <w:t xml:space="preserve">    </w:t>
      </w:r>
      <w:r w:rsidRPr="00061341">
        <w:rPr>
          <w:rFonts w:ascii="Courier New" w:hAnsi="Courier New" w:cs="Courier New"/>
        </w:rPr>
        <w:t>&lt;</w:t>
      </w:r>
      <w:proofErr w:type="spellStart"/>
      <w:r w:rsidRPr="00061341">
        <w:rPr>
          <w:rFonts w:ascii="Courier New" w:hAnsi="Courier New" w:cs="Courier New"/>
        </w:rPr>
        <w:t>label</w:t>
      </w:r>
      <w:proofErr w:type="spellEnd"/>
      <w:r w:rsidRPr="00061341">
        <w:rPr>
          <w:rFonts w:ascii="Courier New" w:hAnsi="Courier New" w:cs="Courier New"/>
        </w:rPr>
        <w:t xml:space="preserve"> </w:t>
      </w:r>
      <w:r w:rsidRPr="00061341">
        <w:rPr>
          <w:rFonts w:ascii="Courier New" w:hAnsi="Courier New" w:cs="Courier New"/>
        </w:rPr>
        <w:t>for="</w:t>
      </w:r>
      <w:proofErr w:type="spellStart"/>
      <w:r w:rsidRPr="00061341">
        <w:rPr>
          <w:rFonts w:ascii="Courier New" w:hAnsi="Courier New" w:cs="Courier New"/>
        </w:rPr>
        <w:t>username</w:t>
      </w:r>
      <w:proofErr w:type="spellEnd"/>
      <w:r w:rsidRPr="00061341">
        <w:rPr>
          <w:rFonts w:ascii="Courier New" w:hAnsi="Courier New" w:cs="Courier New"/>
        </w:rPr>
        <w:t>"&gt;Usuário:&lt;/</w:t>
      </w:r>
      <w:proofErr w:type="spellStart"/>
      <w:r w:rsidRPr="00061341">
        <w:rPr>
          <w:rFonts w:ascii="Courier New" w:hAnsi="Courier New" w:cs="Courier New"/>
        </w:rPr>
        <w:t>label</w:t>
      </w:r>
      <w:proofErr w:type="spellEnd"/>
      <w:r w:rsidRPr="00061341">
        <w:rPr>
          <w:rFonts w:ascii="Courier New" w:hAnsi="Courier New" w:cs="Courier New"/>
        </w:rPr>
        <w:t>&gt;&lt;</w:t>
      </w:r>
      <w:proofErr w:type="spellStart"/>
      <w:r w:rsidRPr="00061341">
        <w:rPr>
          <w:rFonts w:ascii="Courier New" w:hAnsi="Courier New" w:cs="Courier New"/>
        </w:rPr>
        <w:t>br</w:t>
      </w:r>
      <w:proofErr w:type="spellEnd"/>
      <w:r w:rsidRPr="00061341">
        <w:rPr>
          <w:rFonts w:ascii="Courier New" w:hAnsi="Courier New" w:cs="Courier New"/>
        </w:rPr>
        <w:t>&gt;</w:t>
      </w:r>
    </w:p>
    <w:p w14:paraId="14023F51" w14:textId="78D91458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 xml:space="preserve">    </w:t>
      </w:r>
      <w:r w:rsidRPr="00061341">
        <w:rPr>
          <w:rFonts w:ascii="Courier New" w:hAnsi="Courier New" w:cs="Courier New"/>
          <w:lang w:val="en-US"/>
        </w:rPr>
        <w:t>&lt;input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type="text"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id="username"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name="username"&gt;&lt;</w:t>
      </w:r>
      <w:proofErr w:type="spellStart"/>
      <w:r w:rsidRPr="00061341">
        <w:rPr>
          <w:rFonts w:ascii="Courier New" w:hAnsi="Courier New" w:cs="Courier New"/>
          <w:lang w:val="en-US"/>
        </w:rPr>
        <w:t>br</w:t>
      </w:r>
      <w:proofErr w:type="spellEnd"/>
      <w:r w:rsidRPr="00061341">
        <w:rPr>
          <w:rFonts w:ascii="Courier New" w:hAnsi="Courier New" w:cs="Courier New"/>
          <w:lang w:val="en-US"/>
        </w:rPr>
        <w:t>&gt;</w:t>
      </w:r>
    </w:p>
    <w:p w14:paraId="3543C3A5" w14:textId="4C304F2E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Pr="00061341">
        <w:rPr>
          <w:rFonts w:ascii="Courier New" w:hAnsi="Courier New" w:cs="Courier New"/>
          <w:lang w:val="en-US"/>
        </w:rPr>
        <w:t>&lt;label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for="</w:t>
      </w:r>
      <w:proofErr w:type="spellStart"/>
      <w:r w:rsidRPr="00061341">
        <w:rPr>
          <w:rFonts w:ascii="Courier New" w:hAnsi="Courier New" w:cs="Courier New"/>
          <w:lang w:val="en-US"/>
        </w:rPr>
        <w:t>pwd</w:t>
      </w:r>
      <w:proofErr w:type="spellEnd"/>
      <w:r w:rsidRPr="00061341">
        <w:rPr>
          <w:rFonts w:ascii="Courier New" w:hAnsi="Courier New" w:cs="Courier New"/>
          <w:lang w:val="en-US"/>
        </w:rPr>
        <w:t>"&gt;Senha:&lt;/label&gt;&lt;</w:t>
      </w:r>
      <w:proofErr w:type="spellStart"/>
      <w:r w:rsidRPr="00061341">
        <w:rPr>
          <w:rFonts w:ascii="Courier New" w:hAnsi="Courier New" w:cs="Courier New"/>
          <w:lang w:val="en-US"/>
        </w:rPr>
        <w:t>br</w:t>
      </w:r>
      <w:proofErr w:type="spellEnd"/>
      <w:r w:rsidRPr="00061341">
        <w:rPr>
          <w:rFonts w:ascii="Courier New" w:hAnsi="Courier New" w:cs="Courier New"/>
          <w:lang w:val="en-US"/>
        </w:rPr>
        <w:t>&gt;</w:t>
      </w:r>
    </w:p>
    <w:p w14:paraId="03B553C8" w14:textId="1B8B956C" w:rsidR="00061341" w:rsidRPr="00061341" w:rsidRDefault="00061341" w:rsidP="00061341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Pr="00061341">
        <w:rPr>
          <w:rFonts w:ascii="Courier New" w:hAnsi="Courier New" w:cs="Courier New"/>
          <w:lang w:val="en-US"/>
        </w:rPr>
        <w:t>&lt;input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type="password"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id="</w:t>
      </w:r>
      <w:proofErr w:type="spellStart"/>
      <w:r w:rsidRPr="00061341">
        <w:rPr>
          <w:rFonts w:ascii="Courier New" w:hAnsi="Courier New" w:cs="Courier New"/>
          <w:lang w:val="en-US"/>
        </w:rPr>
        <w:t>pwd</w:t>
      </w:r>
      <w:proofErr w:type="spellEnd"/>
      <w:r w:rsidRPr="00061341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name="</w:t>
      </w:r>
      <w:proofErr w:type="spellStart"/>
      <w:r w:rsidRPr="00061341">
        <w:rPr>
          <w:rFonts w:ascii="Courier New" w:hAnsi="Courier New" w:cs="Courier New"/>
          <w:lang w:val="en-US"/>
        </w:rPr>
        <w:t>pwd</w:t>
      </w:r>
      <w:proofErr w:type="spellEnd"/>
      <w:r w:rsidRPr="00061341">
        <w:rPr>
          <w:rFonts w:ascii="Courier New" w:hAnsi="Courier New" w:cs="Courier New"/>
          <w:lang w:val="en-US"/>
        </w:rPr>
        <w:t>"&gt;</w:t>
      </w:r>
    </w:p>
    <w:p w14:paraId="5E5BD408" w14:textId="4B9D3ACD" w:rsidR="00061341" w:rsidRPr="00061341" w:rsidRDefault="00061341" w:rsidP="00061341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  &lt;</w:t>
      </w:r>
      <w:r w:rsidRPr="00061341">
        <w:rPr>
          <w:rFonts w:ascii="Courier New" w:hAnsi="Courier New" w:cs="Courier New"/>
        </w:rPr>
        <w:t>/</w:t>
      </w:r>
      <w:proofErr w:type="spellStart"/>
      <w:r w:rsidRPr="00061341">
        <w:rPr>
          <w:rFonts w:ascii="Courier New" w:hAnsi="Courier New" w:cs="Courier New"/>
        </w:rPr>
        <w:t>form</w:t>
      </w:r>
      <w:proofErr w:type="spellEnd"/>
      <w:r w:rsidRPr="00061341">
        <w:rPr>
          <w:rFonts w:ascii="Courier New" w:hAnsi="Courier New" w:cs="Courier New"/>
        </w:rPr>
        <w:t>&gt;</w:t>
      </w:r>
    </w:p>
    <w:p w14:paraId="03E20F7A" w14:textId="77777777" w:rsidR="00061341" w:rsidRPr="00061341" w:rsidRDefault="00061341" w:rsidP="00061341">
      <w:pPr>
        <w:spacing w:after="0" w:line="240" w:lineRule="auto"/>
        <w:rPr>
          <w:rFonts w:ascii="Courier New" w:hAnsi="Courier New" w:cs="Courier New"/>
        </w:rPr>
      </w:pPr>
      <w:r w:rsidRPr="00061341">
        <w:rPr>
          <w:rFonts w:ascii="Courier New" w:hAnsi="Courier New" w:cs="Courier New"/>
        </w:rPr>
        <w:t>&lt;/body&gt;</w:t>
      </w:r>
    </w:p>
    <w:p w14:paraId="12786343" w14:textId="77777777" w:rsidR="00061341" w:rsidRPr="00061341" w:rsidRDefault="00061341" w:rsidP="00061341">
      <w:pPr>
        <w:spacing w:after="0" w:line="240" w:lineRule="auto"/>
        <w:rPr>
          <w:rFonts w:ascii="Courier New" w:hAnsi="Courier New" w:cs="Courier New"/>
        </w:rPr>
      </w:pPr>
    </w:p>
    <w:p w14:paraId="2F84ADB3" w14:textId="77777777" w:rsidR="00061341" w:rsidRPr="00061341" w:rsidRDefault="00061341" w:rsidP="00061341">
      <w:pPr>
        <w:spacing w:after="0" w:line="240" w:lineRule="auto"/>
        <w:rPr>
          <w:rFonts w:ascii="Courier New" w:hAnsi="Courier New" w:cs="Courier New"/>
        </w:rPr>
      </w:pPr>
      <w:r w:rsidRPr="00061341">
        <w:rPr>
          <w:rFonts w:ascii="Courier New" w:hAnsi="Courier New" w:cs="Courier New"/>
        </w:rPr>
        <w:t>&lt;/</w:t>
      </w:r>
      <w:proofErr w:type="spellStart"/>
      <w:r w:rsidRPr="00061341">
        <w:rPr>
          <w:rFonts w:ascii="Courier New" w:hAnsi="Courier New" w:cs="Courier New"/>
        </w:rPr>
        <w:t>html</w:t>
      </w:r>
      <w:proofErr w:type="spellEnd"/>
      <w:r w:rsidRPr="00061341">
        <w:rPr>
          <w:rFonts w:ascii="Courier New" w:hAnsi="Courier New" w:cs="Courier New"/>
        </w:rPr>
        <w:t>&gt;</w:t>
      </w:r>
    </w:p>
    <w:p w14:paraId="29BD58CE" w14:textId="77777777" w:rsidR="006B3622" w:rsidRDefault="006B3622" w:rsidP="004931A6">
      <w:pPr>
        <w:spacing w:line="360" w:lineRule="auto"/>
        <w:rPr>
          <w:rFonts w:ascii="Verdana" w:hAnsi="Verdana" w:cs="Calibri"/>
        </w:rPr>
      </w:pPr>
    </w:p>
    <w:p w14:paraId="06492F1B" w14:textId="00807752" w:rsidR="001D0AAD" w:rsidRDefault="001D0AAD" w:rsidP="001D0AAD">
      <w:pPr>
        <w:spacing w:line="360" w:lineRule="auto"/>
        <w:rPr>
          <w:rFonts w:ascii="Verdana" w:hAnsi="Verdana" w:cs="Calibri"/>
        </w:rPr>
      </w:pPr>
      <w:r w:rsidRPr="001D0AAD">
        <w:rPr>
          <w:rFonts w:ascii="Verdana" w:hAnsi="Verdana" w:cs="Calibri"/>
          <w:b/>
          <w:bCs/>
        </w:rPr>
        <w:t>OBSERVAÇÃO</w:t>
      </w:r>
      <w:r w:rsidRPr="001D0AAD">
        <w:rPr>
          <w:rFonts w:ascii="Verdana" w:hAnsi="Verdana" w:cs="Calibri"/>
        </w:rPr>
        <w:t>: veja que o atributo “</w:t>
      </w:r>
      <w:proofErr w:type="spellStart"/>
      <w:r w:rsidRPr="001D0AAD">
        <w:rPr>
          <w:rFonts w:ascii="Verdana" w:hAnsi="Verdana" w:cs="Calibri"/>
        </w:rPr>
        <w:t>name</w:t>
      </w:r>
      <w:proofErr w:type="spellEnd"/>
      <w:r w:rsidRPr="001D0AAD">
        <w:rPr>
          <w:rFonts w:ascii="Verdana" w:hAnsi="Verdana" w:cs="Calibri"/>
        </w:rPr>
        <w:t>” foi utilizado no &lt;input&gt;. Ele é usado para fazer</w:t>
      </w:r>
      <w:r w:rsidRPr="001D0AAD">
        <w:rPr>
          <w:rFonts w:ascii="Verdana" w:hAnsi="Verdana" w:cs="Calibri"/>
        </w:rPr>
        <w:t xml:space="preserve"> </w:t>
      </w:r>
      <w:r w:rsidRPr="001D0AAD">
        <w:rPr>
          <w:rFonts w:ascii="Verdana" w:hAnsi="Verdana" w:cs="Calibri"/>
        </w:rPr>
        <w:t xml:space="preserve">referência a elementos via JavaScript (que veremos mais tarde), </w:t>
      </w:r>
      <w:proofErr w:type="gramStart"/>
      <w:r w:rsidRPr="001D0AAD">
        <w:rPr>
          <w:rFonts w:ascii="Verdana" w:hAnsi="Verdana" w:cs="Calibri"/>
        </w:rPr>
        <w:t>e também</w:t>
      </w:r>
      <w:proofErr w:type="gramEnd"/>
      <w:r w:rsidRPr="001D0AAD">
        <w:rPr>
          <w:rFonts w:ascii="Verdana" w:hAnsi="Verdana" w:cs="Calibri"/>
        </w:rPr>
        <w:t xml:space="preserve"> para fazer referência a</w:t>
      </w:r>
      <w:r w:rsidRPr="001D0AAD">
        <w:rPr>
          <w:rFonts w:ascii="Verdana" w:hAnsi="Verdana" w:cs="Calibri"/>
        </w:rPr>
        <w:t xml:space="preserve"> </w:t>
      </w:r>
      <w:r w:rsidRPr="001D0AAD">
        <w:rPr>
          <w:rFonts w:ascii="Verdana" w:hAnsi="Verdana" w:cs="Calibri"/>
        </w:rPr>
        <w:t>dados de formulário após seu envio. Ou seja, é importante inserir esse atributo, pois os elementos</w:t>
      </w:r>
      <w:r w:rsidRPr="001D0AAD">
        <w:rPr>
          <w:rFonts w:ascii="Verdana" w:hAnsi="Verdana" w:cs="Calibri"/>
        </w:rPr>
        <w:t xml:space="preserve"> </w:t>
      </w:r>
      <w:r w:rsidRPr="001D0AAD">
        <w:rPr>
          <w:rFonts w:ascii="Verdana" w:hAnsi="Verdana" w:cs="Calibri"/>
        </w:rPr>
        <w:t>do formulário com um atributo “</w:t>
      </w:r>
      <w:proofErr w:type="spellStart"/>
      <w:r w:rsidRPr="001D0AAD">
        <w:rPr>
          <w:rFonts w:ascii="Verdana" w:hAnsi="Verdana" w:cs="Calibri"/>
        </w:rPr>
        <w:t>name</w:t>
      </w:r>
      <w:proofErr w:type="spellEnd"/>
      <w:r w:rsidRPr="001D0AAD">
        <w:rPr>
          <w:rFonts w:ascii="Verdana" w:hAnsi="Verdana" w:cs="Calibri"/>
        </w:rPr>
        <w:t>” terão seus valores passados ao enviar um formulário.</w:t>
      </w:r>
    </w:p>
    <w:p w14:paraId="1F87C101" w14:textId="77777777" w:rsidR="001D0AAD" w:rsidRDefault="001D0AAD" w:rsidP="001D0AAD">
      <w:pPr>
        <w:spacing w:line="360" w:lineRule="auto"/>
        <w:rPr>
          <w:rFonts w:ascii="Verdana" w:hAnsi="Verdana" w:cs="Calibri"/>
        </w:rPr>
      </w:pPr>
    </w:p>
    <w:p w14:paraId="6BC0D5F8" w14:textId="77777777" w:rsidR="00F5743C" w:rsidRPr="00F5743C" w:rsidRDefault="00F5743C" w:rsidP="00F5743C">
      <w:pPr>
        <w:spacing w:line="360" w:lineRule="auto"/>
        <w:rPr>
          <w:rFonts w:ascii="Verdana" w:hAnsi="Verdana" w:cs="Calibri"/>
          <w:b/>
          <w:bCs/>
        </w:rPr>
      </w:pPr>
      <w:r w:rsidRPr="00F5743C">
        <w:rPr>
          <w:rFonts w:ascii="Verdana" w:hAnsi="Verdana" w:cs="Calibri"/>
          <w:b/>
          <w:bCs/>
        </w:rPr>
        <w:t>Envio de formulário</w:t>
      </w:r>
    </w:p>
    <w:p w14:paraId="6066381C" w14:textId="1E268412" w:rsidR="00F5743C" w:rsidRDefault="00F5743C" w:rsidP="00F5743C">
      <w:pPr>
        <w:spacing w:line="360" w:lineRule="auto"/>
        <w:rPr>
          <w:rFonts w:ascii="Verdana" w:hAnsi="Verdana" w:cs="Calibri"/>
        </w:rPr>
      </w:pPr>
      <w:r w:rsidRPr="00F5743C">
        <w:rPr>
          <w:rFonts w:ascii="Verdana" w:hAnsi="Verdana" w:cs="Calibri"/>
        </w:rPr>
        <w:t>Ap</w:t>
      </w:r>
      <w:r w:rsidRPr="00F5743C">
        <w:rPr>
          <w:rFonts w:ascii="Verdana" w:hAnsi="Verdana" w:cs="Calibri" w:hint="eastAsia"/>
        </w:rPr>
        <w:t>ó</w:t>
      </w:r>
      <w:r w:rsidRPr="00F5743C">
        <w:rPr>
          <w:rFonts w:ascii="Verdana" w:hAnsi="Verdana" w:cs="Calibri"/>
        </w:rPr>
        <w:t>s o preenchimento dos campos, é necessário que haja um meio para o usuário enviar as</w:t>
      </w:r>
      <w:r w:rsidRPr="00F5743C">
        <w:rPr>
          <w:rFonts w:ascii="Verdana" w:hAnsi="Verdana" w:cs="Calibri"/>
        </w:rPr>
        <w:t xml:space="preserve"> </w:t>
      </w:r>
      <w:r w:rsidRPr="00F5743C">
        <w:rPr>
          <w:rFonts w:ascii="Verdana" w:hAnsi="Verdana" w:cs="Calibri"/>
        </w:rPr>
        <w:t xml:space="preserve">informações preenchidas. Isso pode ser feito por meio do atributo com </w:t>
      </w:r>
      <w:proofErr w:type="spellStart"/>
      <w:r w:rsidRPr="00F5743C">
        <w:rPr>
          <w:rFonts w:ascii="Verdana" w:hAnsi="Verdana" w:cs="Calibri"/>
        </w:rPr>
        <w:t>type</w:t>
      </w:r>
      <w:proofErr w:type="spellEnd"/>
      <w:r w:rsidRPr="00F5743C">
        <w:rPr>
          <w:rFonts w:ascii="Verdana" w:hAnsi="Verdana" w:cs="Calibri"/>
        </w:rPr>
        <w:t>=”</w:t>
      </w:r>
      <w:proofErr w:type="spellStart"/>
      <w:r w:rsidRPr="00F5743C">
        <w:rPr>
          <w:rFonts w:ascii="Verdana" w:hAnsi="Verdana" w:cs="Calibri"/>
        </w:rPr>
        <w:t>submit</w:t>
      </w:r>
      <w:proofErr w:type="spellEnd"/>
      <w:r w:rsidRPr="00F5743C">
        <w:rPr>
          <w:rFonts w:ascii="Verdana" w:hAnsi="Verdana" w:cs="Calibri"/>
        </w:rPr>
        <w:t>” em um</w:t>
      </w:r>
      <w:r w:rsidRPr="00F5743C">
        <w:rPr>
          <w:rFonts w:ascii="Verdana" w:hAnsi="Verdana" w:cs="Calibri"/>
        </w:rPr>
        <w:t xml:space="preserve"> </w:t>
      </w:r>
      <w:r w:rsidRPr="00F5743C">
        <w:rPr>
          <w:rFonts w:ascii="Verdana" w:hAnsi="Verdana" w:cs="Calibri"/>
        </w:rPr>
        <w:t>elemento &lt;input&gt;. Esse tipo de input permite coletar a entrada do usuário, que poderá ser</w:t>
      </w:r>
      <w:r w:rsidRPr="00F5743C">
        <w:rPr>
          <w:rFonts w:ascii="Verdana" w:hAnsi="Verdana" w:cs="Calibri"/>
        </w:rPr>
        <w:t xml:space="preserve"> </w:t>
      </w:r>
      <w:r w:rsidRPr="00F5743C">
        <w:rPr>
          <w:rFonts w:ascii="Verdana" w:hAnsi="Verdana" w:cs="Calibri"/>
        </w:rPr>
        <w:t>processada posteriormente, como faremos nas atividades em JavaScript.</w:t>
      </w:r>
    </w:p>
    <w:p w14:paraId="5C6B1CD7" w14:textId="79D97ED3" w:rsidR="00390F8B" w:rsidRDefault="00390F8B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27E35220" w14:textId="71B31E4A" w:rsidR="00F5743C" w:rsidRDefault="00390F8B" w:rsidP="00F5743C">
      <w:pPr>
        <w:spacing w:line="360" w:lineRule="auto"/>
        <w:rPr>
          <w:rFonts w:ascii="Verdana" w:hAnsi="Verdana" w:cs="Calibri"/>
        </w:rPr>
      </w:pPr>
      <w:r w:rsidRPr="00390F8B">
        <w:rPr>
          <w:rFonts w:ascii="Verdana" w:hAnsi="Verdana" w:cs="Calibri"/>
        </w:rPr>
        <w:lastRenderedPageBreak/>
        <w:t>Inclua o c</w:t>
      </w:r>
      <w:r w:rsidRPr="00390F8B">
        <w:rPr>
          <w:rFonts w:ascii="Verdana" w:hAnsi="Verdana" w:cs="Calibri" w:hint="eastAsia"/>
        </w:rPr>
        <w:t>ó</w:t>
      </w:r>
      <w:r w:rsidRPr="00390F8B">
        <w:rPr>
          <w:rFonts w:ascii="Verdana" w:hAnsi="Verdana" w:cs="Calibri"/>
        </w:rPr>
        <w:t>digo a seguir, destacado em vermelho:</w:t>
      </w:r>
    </w:p>
    <w:p w14:paraId="13517077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&lt;!DOCTYPE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html&gt;</w:t>
      </w:r>
    </w:p>
    <w:p w14:paraId="36543FC0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&lt;html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lang="pt-</w:t>
      </w:r>
      <w:proofErr w:type="spellStart"/>
      <w:r w:rsidRPr="00061341">
        <w:rPr>
          <w:rFonts w:ascii="Courier New" w:hAnsi="Courier New" w:cs="Courier New"/>
          <w:lang w:val="en-US"/>
        </w:rPr>
        <w:t>br</w:t>
      </w:r>
      <w:proofErr w:type="spellEnd"/>
      <w:r w:rsidRPr="00061341">
        <w:rPr>
          <w:rFonts w:ascii="Courier New" w:hAnsi="Courier New" w:cs="Courier New"/>
          <w:lang w:val="en-US"/>
        </w:rPr>
        <w:t>"&gt;</w:t>
      </w:r>
    </w:p>
    <w:p w14:paraId="591E7D45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1B895B7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&lt;head&gt;</w:t>
      </w:r>
    </w:p>
    <w:p w14:paraId="21543233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061341">
        <w:rPr>
          <w:rFonts w:ascii="Courier New" w:hAnsi="Courier New" w:cs="Courier New"/>
          <w:lang w:val="en-US"/>
        </w:rPr>
        <w:t>&lt;meta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charset="UTF-8"&gt;</w:t>
      </w:r>
    </w:p>
    <w:p w14:paraId="36168228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061341">
        <w:rPr>
          <w:rFonts w:ascii="Courier New" w:hAnsi="Courier New" w:cs="Courier New"/>
          <w:lang w:val="en-US"/>
        </w:rPr>
        <w:t>&lt;meta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name="viewport"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content="width=device-width,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initial-scale=1.0"&gt;</w:t>
      </w:r>
    </w:p>
    <w:p w14:paraId="188C08C8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061341">
        <w:rPr>
          <w:rFonts w:ascii="Courier New" w:hAnsi="Courier New" w:cs="Courier New"/>
          <w:lang w:val="en-US"/>
        </w:rPr>
        <w:t>&lt;title&gt;Login&lt;/title&gt;</w:t>
      </w:r>
    </w:p>
    <w:p w14:paraId="4F39A8BD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&lt;/head&gt;</w:t>
      </w:r>
    </w:p>
    <w:p w14:paraId="720B2A75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168B581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&lt;body&gt;</w:t>
      </w:r>
    </w:p>
    <w:p w14:paraId="1907D807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061341">
        <w:rPr>
          <w:rFonts w:ascii="Courier New" w:hAnsi="Courier New" w:cs="Courier New"/>
          <w:lang w:val="en-US"/>
        </w:rPr>
        <w:t>&lt;form&gt;</w:t>
      </w:r>
    </w:p>
    <w:p w14:paraId="5CF746EE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390F8B">
        <w:rPr>
          <w:rFonts w:ascii="Courier New" w:hAnsi="Courier New" w:cs="Courier New"/>
          <w:lang w:val="en-US"/>
        </w:rPr>
        <w:t xml:space="preserve">    </w:t>
      </w:r>
      <w:r w:rsidRPr="00061341">
        <w:rPr>
          <w:rFonts w:ascii="Courier New" w:hAnsi="Courier New" w:cs="Courier New"/>
          <w:lang w:val="en-US"/>
        </w:rPr>
        <w:t>&lt;label</w:t>
      </w:r>
      <w:r w:rsidRPr="00390F8B"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for="username"&gt;Usuário:&lt;/label&gt;&lt;</w:t>
      </w:r>
      <w:proofErr w:type="spellStart"/>
      <w:r w:rsidRPr="00061341">
        <w:rPr>
          <w:rFonts w:ascii="Courier New" w:hAnsi="Courier New" w:cs="Courier New"/>
          <w:lang w:val="en-US"/>
        </w:rPr>
        <w:t>br</w:t>
      </w:r>
      <w:proofErr w:type="spellEnd"/>
      <w:r w:rsidRPr="00061341">
        <w:rPr>
          <w:rFonts w:ascii="Courier New" w:hAnsi="Courier New" w:cs="Courier New"/>
          <w:lang w:val="en-US"/>
        </w:rPr>
        <w:t>&gt;</w:t>
      </w:r>
    </w:p>
    <w:p w14:paraId="1568EFC1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 xml:space="preserve">    &lt;input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type="text"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id="username"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name="username"&gt;&lt;</w:t>
      </w:r>
      <w:proofErr w:type="spellStart"/>
      <w:r w:rsidRPr="00061341">
        <w:rPr>
          <w:rFonts w:ascii="Courier New" w:hAnsi="Courier New" w:cs="Courier New"/>
          <w:lang w:val="en-US"/>
        </w:rPr>
        <w:t>br</w:t>
      </w:r>
      <w:proofErr w:type="spellEnd"/>
      <w:r w:rsidRPr="00061341">
        <w:rPr>
          <w:rFonts w:ascii="Courier New" w:hAnsi="Courier New" w:cs="Courier New"/>
          <w:lang w:val="en-US"/>
        </w:rPr>
        <w:t>&gt;</w:t>
      </w:r>
    </w:p>
    <w:p w14:paraId="75C28A0A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Pr="00061341">
        <w:rPr>
          <w:rFonts w:ascii="Courier New" w:hAnsi="Courier New" w:cs="Courier New"/>
          <w:lang w:val="en-US"/>
        </w:rPr>
        <w:t>&lt;label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for="</w:t>
      </w:r>
      <w:proofErr w:type="spellStart"/>
      <w:r w:rsidRPr="00061341">
        <w:rPr>
          <w:rFonts w:ascii="Courier New" w:hAnsi="Courier New" w:cs="Courier New"/>
          <w:lang w:val="en-US"/>
        </w:rPr>
        <w:t>pwd</w:t>
      </w:r>
      <w:proofErr w:type="spellEnd"/>
      <w:r w:rsidRPr="00061341">
        <w:rPr>
          <w:rFonts w:ascii="Courier New" w:hAnsi="Courier New" w:cs="Courier New"/>
          <w:lang w:val="en-US"/>
        </w:rPr>
        <w:t>"&gt;Senha:&lt;/label&gt;&lt;</w:t>
      </w:r>
      <w:proofErr w:type="spellStart"/>
      <w:r w:rsidRPr="00061341">
        <w:rPr>
          <w:rFonts w:ascii="Courier New" w:hAnsi="Courier New" w:cs="Courier New"/>
          <w:lang w:val="en-US"/>
        </w:rPr>
        <w:t>br</w:t>
      </w:r>
      <w:proofErr w:type="spellEnd"/>
      <w:r w:rsidRPr="00061341">
        <w:rPr>
          <w:rFonts w:ascii="Courier New" w:hAnsi="Courier New" w:cs="Courier New"/>
          <w:lang w:val="en-US"/>
        </w:rPr>
        <w:t>&gt;</w:t>
      </w:r>
    </w:p>
    <w:p w14:paraId="4336940C" w14:textId="77777777" w:rsidR="00390F8B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Pr="00061341">
        <w:rPr>
          <w:rFonts w:ascii="Courier New" w:hAnsi="Courier New" w:cs="Courier New"/>
          <w:lang w:val="en-US"/>
        </w:rPr>
        <w:t>&lt;input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type="password"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id="</w:t>
      </w:r>
      <w:proofErr w:type="spellStart"/>
      <w:r w:rsidRPr="00061341">
        <w:rPr>
          <w:rFonts w:ascii="Courier New" w:hAnsi="Courier New" w:cs="Courier New"/>
          <w:lang w:val="en-US"/>
        </w:rPr>
        <w:t>pwd</w:t>
      </w:r>
      <w:proofErr w:type="spellEnd"/>
      <w:r w:rsidRPr="00061341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  <w:lang w:val="en-US"/>
        </w:rPr>
        <w:t xml:space="preserve"> </w:t>
      </w:r>
      <w:r w:rsidRPr="00061341">
        <w:rPr>
          <w:rFonts w:ascii="Courier New" w:hAnsi="Courier New" w:cs="Courier New"/>
          <w:lang w:val="en-US"/>
        </w:rPr>
        <w:t>name="</w:t>
      </w:r>
      <w:proofErr w:type="spellStart"/>
      <w:r w:rsidRPr="00061341">
        <w:rPr>
          <w:rFonts w:ascii="Courier New" w:hAnsi="Courier New" w:cs="Courier New"/>
          <w:lang w:val="en-US"/>
        </w:rPr>
        <w:t>pwd</w:t>
      </w:r>
      <w:proofErr w:type="spellEnd"/>
      <w:r w:rsidRPr="00061341">
        <w:rPr>
          <w:rFonts w:ascii="Courier New" w:hAnsi="Courier New" w:cs="Courier New"/>
          <w:lang w:val="en-US"/>
        </w:rPr>
        <w:t>"&gt;</w:t>
      </w:r>
    </w:p>
    <w:p w14:paraId="2FB6D0CF" w14:textId="2F4D33B0" w:rsidR="00B47C80" w:rsidRPr="00B47C80" w:rsidRDefault="00B47C80" w:rsidP="00B47C80">
      <w:pPr>
        <w:spacing w:after="0" w:line="240" w:lineRule="auto"/>
        <w:rPr>
          <w:rFonts w:ascii="Courier New" w:hAnsi="Courier New" w:cs="Courier New"/>
          <w:color w:val="EE0000"/>
        </w:rPr>
      </w:pP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</w:rPr>
        <w:t xml:space="preserve"> &lt;</w:t>
      </w:r>
      <w:proofErr w:type="spellStart"/>
      <w:r w:rsidRPr="00B47C80">
        <w:rPr>
          <w:rFonts w:ascii="Courier New" w:hAnsi="Courier New" w:cs="Courier New"/>
          <w:color w:val="EE0000"/>
        </w:rPr>
        <w:t>br</w:t>
      </w:r>
      <w:proofErr w:type="spellEnd"/>
      <w:r w:rsidRPr="00B47C80">
        <w:rPr>
          <w:rFonts w:ascii="Courier New" w:hAnsi="Courier New" w:cs="Courier New"/>
          <w:color w:val="EE0000"/>
        </w:rPr>
        <w:t xml:space="preserve">&gt; </w:t>
      </w:r>
      <w:r w:rsidRPr="00B47C80">
        <w:rPr>
          <w:rFonts w:ascii="Courier New" w:hAnsi="Courier New" w:cs="Courier New"/>
          <w:color w:val="4EA72E" w:themeColor="accent6"/>
        </w:rPr>
        <w:t>&lt;!-- quebra de linha --&gt;</w:t>
      </w:r>
    </w:p>
    <w:p w14:paraId="13756035" w14:textId="22C4BD3A" w:rsidR="00B47C80" w:rsidRPr="00B47C80" w:rsidRDefault="00B47C80" w:rsidP="00B47C80">
      <w:pPr>
        <w:spacing w:after="0" w:line="240" w:lineRule="auto"/>
        <w:rPr>
          <w:rFonts w:ascii="Courier New" w:hAnsi="Courier New" w:cs="Courier New"/>
          <w:color w:val="EE0000"/>
        </w:rPr>
      </w:pP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</w:rPr>
        <w:t xml:space="preserve"> &lt;</w:t>
      </w:r>
      <w:proofErr w:type="spellStart"/>
      <w:r w:rsidRPr="00B47C80">
        <w:rPr>
          <w:rFonts w:ascii="Courier New" w:hAnsi="Courier New" w:cs="Courier New"/>
          <w:color w:val="EE0000"/>
        </w:rPr>
        <w:t>br</w:t>
      </w:r>
      <w:proofErr w:type="spellEnd"/>
      <w:r w:rsidRPr="00B47C80">
        <w:rPr>
          <w:rFonts w:ascii="Courier New" w:hAnsi="Courier New" w:cs="Courier New"/>
          <w:color w:val="EE0000"/>
        </w:rPr>
        <w:t xml:space="preserve">&gt; </w:t>
      </w:r>
      <w:r w:rsidRPr="00B47C80">
        <w:rPr>
          <w:rFonts w:ascii="Courier New" w:hAnsi="Courier New" w:cs="Courier New"/>
          <w:color w:val="4EA72E" w:themeColor="accent6"/>
        </w:rPr>
        <w:t>&lt;!-- quebra de linha --&gt;</w:t>
      </w:r>
    </w:p>
    <w:p w14:paraId="18F87DEA" w14:textId="4C13CE64" w:rsidR="00B47C80" w:rsidRPr="00B47C80" w:rsidRDefault="00B47C80" w:rsidP="00B47C80">
      <w:pPr>
        <w:spacing w:after="0" w:line="240" w:lineRule="auto"/>
        <w:rPr>
          <w:rFonts w:ascii="Courier New" w:hAnsi="Courier New" w:cs="Courier New"/>
          <w:color w:val="EE0000"/>
          <w:lang w:val="en-US"/>
        </w:rPr>
      </w:pP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</w:rPr>
        <w:t xml:space="preserve"> </w:t>
      </w:r>
      <w:r w:rsidRPr="00B47C80">
        <w:rPr>
          <w:rFonts w:ascii="Courier New" w:hAnsi="Courier New" w:cs="Courier New"/>
          <w:color w:val="EE0000"/>
          <w:lang w:val="en-US"/>
        </w:rPr>
        <w:t>&lt;input type="submit" value="Enviar"&gt;</w:t>
      </w:r>
      <w:r w:rsidRPr="00B47C80">
        <w:rPr>
          <w:rFonts w:ascii="Courier New" w:hAnsi="Courier New" w:cs="Courier New"/>
          <w:color w:val="EE0000"/>
          <w:lang w:val="en-US"/>
        </w:rPr>
        <w:t xml:space="preserve"> </w:t>
      </w:r>
    </w:p>
    <w:p w14:paraId="73D2D921" w14:textId="77777777" w:rsidR="004C6D95" w:rsidRPr="00061341" w:rsidRDefault="004C6D95" w:rsidP="00390F8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FDA784A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6304D4"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>&lt;</w:t>
      </w:r>
      <w:r w:rsidRPr="00061341">
        <w:rPr>
          <w:rFonts w:ascii="Courier New" w:hAnsi="Courier New" w:cs="Courier New"/>
          <w:lang w:val="en-US"/>
        </w:rPr>
        <w:t>/form&gt;</w:t>
      </w:r>
    </w:p>
    <w:p w14:paraId="1B455FE3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&lt;/body&gt;</w:t>
      </w:r>
    </w:p>
    <w:p w14:paraId="4F7C595C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07D0CB7" w14:textId="77777777" w:rsidR="00390F8B" w:rsidRPr="00061341" w:rsidRDefault="00390F8B" w:rsidP="00390F8B">
      <w:pPr>
        <w:spacing w:after="0" w:line="240" w:lineRule="auto"/>
        <w:rPr>
          <w:rFonts w:ascii="Courier New" w:hAnsi="Courier New" w:cs="Courier New"/>
          <w:lang w:val="en-US"/>
        </w:rPr>
      </w:pPr>
      <w:r w:rsidRPr="00061341">
        <w:rPr>
          <w:rFonts w:ascii="Courier New" w:hAnsi="Courier New" w:cs="Courier New"/>
          <w:lang w:val="en-US"/>
        </w:rPr>
        <w:t>&lt;/html&gt;</w:t>
      </w:r>
    </w:p>
    <w:p w14:paraId="6E1E7296" w14:textId="77777777" w:rsidR="00390F8B" w:rsidRPr="004C6D95" w:rsidRDefault="00390F8B" w:rsidP="00F5743C">
      <w:pPr>
        <w:spacing w:line="360" w:lineRule="auto"/>
        <w:rPr>
          <w:rFonts w:ascii="Verdana" w:hAnsi="Verdana" w:cs="Calibri"/>
          <w:lang w:val="en-US"/>
        </w:rPr>
      </w:pPr>
    </w:p>
    <w:p w14:paraId="449A9F3F" w14:textId="77777777" w:rsidR="00764DE3" w:rsidRPr="00764DE3" w:rsidRDefault="00764DE3" w:rsidP="00764DE3">
      <w:pPr>
        <w:spacing w:line="360" w:lineRule="auto"/>
        <w:rPr>
          <w:rFonts w:ascii="Verdana" w:hAnsi="Verdana" w:cs="Calibri"/>
          <w:b/>
          <w:bCs/>
        </w:rPr>
      </w:pPr>
      <w:r w:rsidRPr="00764DE3">
        <w:rPr>
          <w:rFonts w:ascii="Verdana" w:hAnsi="Verdana" w:cs="Calibri"/>
          <w:b/>
          <w:bCs/>
        </w:rPr>
        <w:t>Campos obrigatórios</w:t>
      </w:r>
    </w:p>
    <w:p w14:paraId="3684546D" w14:textId="23008977" w:rsidR="00F5743C" w:rsidRPr="00764DE3" w:rsidRDefault="00764DE3" w:rsidP="00764DE3">
      <w:pPr>
        <w:spacing w:line="360" w:lineRule="auto"/>
        <w:rPr>
          <w:rFonts w:ascii="Verdana" w:hAnsi="Verdana" w:cs="Calibri"/>
        </w:rPr>
      </w:pPr>
      <w:r w:rsidRPr="00764DE3">
        <w:rPr>
          <w:rFonts w:ascii="Verdana" w:hAnsi="Verdana" w:cs="Calibri"/>
        </w:rPr>
        <w:t>Você já deve ter identificado que é comum em alguns formulários a obrigatoriedade do</w:t>
      </w:r>
      <w:r w:rsidRPr="00764DE3">
        <w:rPr>
          <w:rFonts w:ascii="Verdana" w:hAnsi="Verdana" w:cs="Calibri"/>
        </w:rPr>
        <w:t xml:space="preserve"> </w:t>
      </w:r>
      <w:r w:rsidRPr="00764DE3">
        <w:rPr>
          <w:rFonts w:ascii="Verdana" w:hAnsi="Verdana" w:cs="Calibri"/>
        </w:rPr>
        <w:t>preenchimento de um campo. Atualmente, com HTML5, é possível definir essa validação por meio</w:t>
      </w:r>
      <w:r w:rsidRPr="00764DE3">
        <w:rPr>
          <w:rFonts w:ascii="Verdana" w:hAnsi="Verdana" w:cs="Calibri"/>
        </w:rPr>
        <w:t xml:space="preserve"> </w:t>
      </w:r>
      <w:r w:rsidRPr="00764DE3">
        <w:rPr>
          <w:rFonts w:ascii="Verdana" w:hAnsi="Verdana" w:cs="Calibri"/>
        </w:rPr>
        <w:t>do atributo “</w:t>
      </w:r>
      <w:proofErr w:type="spellStart"/>
      <w:r w:rsidRPr="00764DE3">
        <w:rPr>
          <w:rFonts w:ascii="Verdana" w:hAnsi="Verdana" w:cs="Calibri"/>
        </w:rPr>
        <w:t>required</w:t>
      </w:r>
      <w:proofErr w:type="spellEnd"/>
      <w:r w:rsidRPr="00764DE3">
        <w:rPr>
          <w:rFonts w:ascii="Verdana" w:hAnsi="Verdana" w:cs="Calibri"/>
        </w:rPr>
        <w:t>”, que faz essa validação do campo, informando ao usuário sua obrigatoriedade</w:t>
      </w:r>
      <w:r w:rsidRPr="00764DE3">
        <w:rPr>
          <w:rFonts w:ascii="Verdana" w:hAnsi="Verdana" w:cs="Calibri"/>
        </w:rPr>
        <w:t xml:space="preserve"> </w:t>
      </w:r>
      <w:r w:rsidRPr="00764DE3">
        <w:rPr>
          <w:rFonts w:ascii="Verdana" w:hAnsi="Verdana" w:cs="Calibri"/>
        </w:rPr>
        <w:t>quando ele submete o formulário. Esse atributo não requer nenhum valor, bastando informá-lo no</w:t>
      </w:r>
      <w:r w:rsidRPr="00764DE3">
        <w:rPr>
          <w:rFonts w:ascii="Verdana" w:hAnsi="Verdana" w:cs="Calibri"/>
        </w:rPr>
        <w:t xml:space="preserve"> </w:t>
      </w:r>
      <w:r w:rsidRPr="00764DE3">
        <w:rPr>
          <w:rFonts w:ascii="Verdana" w:hAnsi="Verdana" w:cs="Calibri"/>
        </w:rPr>
        <w:t>elemento, conforme o exemplo a seguir, destacado em vermelho.</w:t>
      </w:r>
    </w:p>
    <w:p w14:paraId="0053E818" w14:textId="77777777" w:rsidR="00B935C1" w:rsidRPr="00B935C1" w:rsidRDefault="00B935C1" w:rsidP="00B935C1">
      <w:pPr>
        <w:spacing w:after="0" w:line="240" w:lineRule="auto"/>
        <w:rPr>
          <w:rFonts w:ascii="Courier New" w:hAnsi="Courier New" w:cs="Courier New"/>
          <w:lang w:val="en-US"/>
        </w:rPr>
      </w:pPr>
      <w:r w:rsidRPr="00B935C1">
        <w:rPr>
          <w:rFonts w:ascii="Courier New" w:hAnsi="Courier New" w:cs="Courier New"/>
          <w:lang w:val="en-US"/>
        </w:rPr>
        <w:t xml:space="preserve">&lt;input type="text" id="username" name="username" </w:t>
      </w:r>
      <w:r w:rsidRPr="00B935C1">
        <w:rPr>
          <w:rFonts w:ascii="Courier New" w:hAnsi="Courier New" w:cs="Courier New"/>
          <w:color w:val="EE0000"/>
          <w:lang w:val="en-US"/>
        </w:rPr>
        <w:t>required</w:t>
      </w:r>
      <w:r w:rsidRPr="00B935C1">
        <w:rPr>
          <w:rFonts w:ascii="Courier New" w:hAnsi="Courier New" w:cs="Courier New"/>
          <w:lang w:val="en-US"/>
        </w:rPr>
        <w:t>&gt;&lt;</w:t>
      </w:r>
      <w:proofErr w:type="spellStart"/>
      <w:r w:rsidRPr="00B935C1">
        <w:rPr>
          <w:rFonts w:ascii="Courier New" w:hAnsi="Courier New" w:cs="Courier New"/>
          <w:lang w:val="en-US"/>
        </w:rPr>
        <w:t>br</w:t>
      </w:r>
      <w:proofErr w:type="spellEnd"/>
      <w:r w:rsidRPr="00B935C1">
        <w:rPr>
          <w:rFonts w:ascii="Courier New" w:hAnsi="Courier New" w:cs="Courier New"/>
          <w:lang w:val="en-US"/>
        </w:rPr>
        <w:t>&gt;</w:t>
      </w:r>
    </w:p>
    <w:p w14:paraId="19A8D4C2" w14:textId="2623A2D7" w:rsidR="00764DE3" w:rsidRPr="00B935C1" w:rsidRDefault="00B935C1" w:rsidP="00B935C1">
      <w:pPr>
        <w:spacing w:after="0" w:line="240" w:lineRule="auto"/>
        <w:rPr>
          <w:rFonts w:ascii="Courier New" w:hAnsi="Courier New" w:cs="Courier New"/>
          <w:lang w:val="en-US"/>
        </w:rPr>
      </w:pPr>
      <w:r w:rsidRPr="00B935C1">
        <w:rPr>
          <w:rFonts w:ascii="Courier New" w:hAnsi="Courier New" w:cs="Courier New"/>
          <w:lang w:val="en-US"/>
        </w:rPr>
        <w:t>&lt;input type="password" id="</w:t>
      </w:r>
      <w:proofErr w:type="spellStart"/>
      <w:r w:rsidRPr="00B935C1">
        <w:rPr>
          <w:rFonts w:ascii="Courier New" w:hAnsi="Courier New" w:cs="Courier New"/>
          <w:lang w:val="en-US"/>
        </w:rPr>
        <w:t>pwd</w:t>
      </w:r>
      <w:proofErr w:type="spellEnd"/>
      <w:r w:rsidRPr="00B935C1">
        <w:rPr>
          <w:rFonts w:ascii="Courier New" w:hAnsi="Courier New" w:cs="Courier New"/>
          <w:lang w:val="en-US"/>
        </w:rPr>
        <w:t>" name="</w:t>
      </w:r>
      <w:proofErr w:type="spellStart"/>
      <w:r w:rsidRPr="00B935C1">
        <w:rPr>
          <w:rFonts w:ascii="Courier New" w:hAnsi="Courier New" w:cs="Courier New"/>
          <w:lang w:val="en-US"/>
        </w:rPr>
        <w:t>pwd</w:t>
      </w:r>
      <w:proofErr w:type="spellEnd"/>
      <w:r w:rsidRPr="00B935C1">
        <w:rPr>
          <w:rFonts w:ascii="Courier New" w:hAnsi="Courier New" w:cs="Courier New"/>
          <w:lang w:val="en-US"/>
        </w:rPr>
        <w:t xml:space="preserve">" </w:t>
      </w:r>
      <w:r w:rsidRPr="00B935C1">
        <w:rPr>
          <w:rFonts w:ascii="Courier New" w:hAnsi="Courier New" w:cs="Courier New"/>
          <w:color w:val="EE0000"/>
          <w:lang w:val="en-US"/>
        </w:rPr>
        <w:t>required</w:t>
      </w:r>
      <w:r w:rsidRPr="00B935C1">
        <w:rPr>
          <w:rFonts w:ascii="Courier New" w:hAnsi="Courier New" w:cs="Courier New"/>
          <w:lang w:val="en-US"/>
        </w:rPr>
        <w:t>&gt;</w:t>
      </w:r>
    </w:p>
    <w:p w14:paraId="25072C49" w14:textId="77777777" w:rsidR="00764DE3" w:rsidRDefault="00764DE3" w:rsidP="00764DE3">
      <w:pPr>
        <w:spacing w:line="360" w:lineRule="auto"/>
        <w:rPr>
          <w:rFonts w:ascii="Verdana" w:hAnsi="Verdana" w:cs="Calibri"/>
          <w:lang w:val="en-US"/>
        </w:rPr>
      </w:pPr>
    </w:p>
    <w:p w14:paraId="1CB9612A" w14:textId="1D05210F" w:rsidR="00B935C1" w:rsidRPr="001C1F9B" w:rsidRDefault="001C1F9B" w:rsidP="00764DE3">
      <w:pPr>
        <w:spacing w:line="360" w:lineRule="auto"/>
        <w:rPr>
          <w:rFonts w:ascii="Verdana" w:hAnsi="Verdana" w:cs="Calibri"/>
        </w:rPr>
      </w:pPr>
      <w:r w:rsidRPr="001C1F9B">
        <w:rPr>
          <w:rFonts w:ascii="Verdana" w:hAnsi="Verdana" w:cs="Calibri"/>
          <w:b/>
          <w:bCs/>
        </w:rPr>
        <w:t>Dica de preenchimento de campo</w:t>
      </w:r>
    </w:p>
    <w:p w14:paraId="0D603C4A" w14:textId="5EAC8E4C" w:rsidR="00B935C1" w:rsidRDefault="001C1F9B" w:rsidP="001C1F9B">
      <w:pPr>
        <w:spacing w:line="360" w:lineRule="auto"/>
        <w:rPr>
          <w:rFonts w:ascii="Verdana" w:hAnsi="Verdana" w:cs="Calibri"/>
        </w:rPr>
      </w:pPr>
      <w:r w:rsidRPr="001C1F9B">
        <w:rPr>
          <w:rFonts w:ascii="Verdana" w:hAnsi="Verdana" w:cs="Calibri"/>
        </w:rPr>
        <w:t xml:space="preserve">Um outro atributo comumente utilizado </w:t>
      </w:r>
      <w:r w:rsidRPr="001C1F9B">
        <w:rPr>
          <w:rFonts w:ascii="Verdana" w:hAnsi="Verdana" w:cs="Calibri" w:hint="eastAsia"/>
        </w:rPr>
        <w:t>é</w:t>
      </w:r>
      <w:r w:rsidRPr="001C1F9B">
        <w:rPr>
          <w:rFonts w:ascii="Verdana" w:hAnsi="Verdana" w:cs="Calibri"/>
        </w:rPr>
        <w:t xml:space="preserve"> o </w:t>
      </w:r>
      <w:proofErr w:type="spellStart"/>
      <w:r w:rsidRPr="001C1F9B">
        <w:rPr>
          <w:rFonts w:ascii="Verdana" w:hAnsi="Verdana" w:cs="Calibri"/>
          <w:i/>
          <w:iCs/>
        </w:rPr>
        <w:t>placeholder</w:t>
      </w:r>
      <w:proofErr w:type="spellEnd"/>
      <w:r w:rsidRPr="001C1F9B">
        <w:rPr>
          <w:rFonts w:ascii="Verdana" w:hAnsi="Verdana" w:cs="Calibri"/>
        </w:rPr>
        <w:t>, que possibilita informar uma pequena dica</w:t>
      </w:r>
      <w:r>
        <w:rPr>
          <w:rFonts w:ascii="Verdana" w:hAnsi="Verdana" w:cs="Calibri"/>
        </w:rPr>
        <w:t xml:space="preserve"> </w:t>
      </w:r>
      <w:r w:rsidRPr="001C1F9B">
        <w:rPr>
          <w:rFonts w:ascii="Verdana" w:hAnsi="Verdana" w:cs="Calibri"/>
        </w:rPr>
        <w:t>ao usu</w:t>
      </w:r>
      <w:r w:rsidRPr="001C1F9B">
        <w:rPr>
          <w:rFonts w:ascii="Verdana" w:hAnsi="Verdana" w:cs="Calibri" w:hint="eastAsia"/>
        </w:rPr>
        <w:t>á</w:t>
      </w:r>
      <w:r w:rsidRPr="001C1F9B">
        <w:rPr>
          <w:rFonts w:ascii="Verdana" w:hAnsi="Verdana" w:cs="Calibri"/>
        </w:rPr>
        <w:t>rio de como um elemento &lt;input&gt; deve ser preenchido, normalmente utilizado para</w:t>
      </w:r>
      <w:r>
        <w:rPr>
          <w:rFonts w:ascii="Verdana" w:hAnsi="Verdana" w:cs="Calibri"/>
        </w:rPr>
        <w:t xml:space="preserve"> </w:t>
      </w:r>
      <w:r w:rsidRPr="001C1F9B">
        <w:rPr>
          <w:rFonts w:ascii="Verdana" w:hAnsi="Verdana" w:cs="Calibri"/>
        </w:rPr>
        <w:t>especificar o formato de preenchimento. Veja um exemplo de c</w:t>
      </w:r>
      <w:r w:rsidRPr="001C1F9B">
        <w:rPr>
          <w:rFonts w:ascii="Verdana" w:hAnsi="Verdana" w:cs="Calibri" w:hint="eastAsia"/>
        </w:rPr>
        <w:t>ó</w:t>
      </w:r>
      <w:r w:rsidRPr="001C1F9B">
        <w:rPr>
          <w:rFonts w:ascii="Verdana" w:hAnsi="Verdana" w:cs="Calibri"/>
        </w:rPr>
        <w:t>digo a seguir, utilizando esse</w:t>
      </w:r>
      <w:r>
        <w:rPr>
          <w:rFonts w:ascii="Verdana" w:hAnsi="Verdana" w:cs="Calibri"/>
        </w:rPr>
        <w:t xml:space="preserve"> </w:t>
      </w:r>
      <w:r w:rsidRPr="001C1F9B">
        <w:rPr>
          <w:rFonts w:ascii="Verdana" w:hAnsi="Verdana" w:cs="Calibri"/>
        </w:rPr>
        <w:t>atributo.</w:t>
      </w:r>
    </w:p>
    <w:p w14:paraId="39D582BB" w14:textId="27AFF5FB" w:rsidR="001C1F9B" w:rsidRDefault="001C1F9B" w:rsidP="001C1F9B">
      <w:pPr>
        <w:spacing w:after="0" w:line="240" w:lineRule="auto"/>
        <w:rPr>
          <w:rFonts w:ascii="Courier New" w:hAnsi="Courier New" w:cs="Courier New"/>
          <w:lang w:val="en-US"/>
        </w:rPr>
      </w:pPr>
      <w:r w:rsidRPr="001C1F9B">
        <w:rPr>
          <w:rFonts w:ascii="Courier New" w:hAnsi="Courier New" w:cs="Courier New"/>
          <w:lang w:val="en-US"/>
        </w:rPr>
        <w:t xml:space="preserve">&lt;input type="text" id="username" name="username" </w:t>
      </w:r>
      <w:r w:rsidRPr="001C1F9B">
        <w:rPr>
          <w:rFonts w:ascii="Courier New" w:hAnsi="Courier New" w:cs="Courier New"/>
          <w:color w:val="EE0000"/>
          <w:lang w:val="en-US"/>
        </w:rPr>
        <w:t>placeholder</w:t>
      </w:r>
      <w:r w:rsidRPr="001C1F9B">
        <w:rPr>
          <w:rFonts w:ascii="Courier New" w:hAnsi="Courier New" w:cs="Courier New"/>
          <w:lang w:val="en-US"/>
        </w:rPr>
        <w:t>="</w:t>
      </w:r>
      <w:proofErr w:type="spellStart"/>
      <w:r w:rsidRPr="001C1F9B">
        <w:rPr>
          <w:rFonts w:ascii="Courier New" w:hAnsi="Courier New" w:cs="Courier New"/>
          <w:lang w:val="en-US"/>
        </w:rPr>
        <w:t>não</w:t>
      </w:r>
      <w:proofErr w:type="spellEnd"/>
      <w:r w:rsidRPr="001C1F9B">
        <w:rPr>
          <w:rFonts w:ascii="Courier New" w:hAnsi="Courier New" w:cs="Courier New"/>
          <w:lang w:val="en-US"/>
        </w:rPr>
        <w:t xml:space="preserve"> utilize </w:t>
      </w:r>
      <w:proofErr w:type="spellStart"/>
      <w:r w:rsidRPr="001C1F9B">
        <w:rPr>
          <w:rFonts w:ascii="Courier New" w:hAnsi="Courier New" w:cs="Courier New"/>
          <w:lang w:val="en-US"/>
        </w:rPr>
        <w:t>acento</w:t>
      </w:r>
      <w:proofErr w:type="spellEnd"/>
      <w:r w:rsidRPr="001C1F9B">
        <w:rPr>
          <w:rFonts w:ascii="Courier New" w:hAnsi="Courier New" w:cs="Courier New"/>
          <w:lang w:val="en-US"/>
        </w:rPr>
        <w:t xml:space="preserve">" </w:t>
      </w:r>
      <w:r w:rsidRPr="001C1F9B">
        <w:rPr>
          <w:rFonts w:ascii="Courier New" w:hAnsi="Courier New" w:cs="Courier New"/>
          <w:color w:val="EE0000"/>
          <w:lang w:val="en-US"/>
        </w:rPr>
        <w:t>required</w:t>
      </w:r>
      <w:r w:rsidRPr="001C1F9B">
        <w:rPr>
          <w:rFonts w:ascii="Courier New" w:hAnsi="Courier New" w:cs="Courier New"/>
          <w:lang w:val="en-US"/>
        </w:rPr>
        <w:t>&gt;&lt;</w:t>
      </w:r>
      <w:proofErr w:type="spellStart"/>
      <w:r w:rsidRPr="001C1F9B">
        <w:rPr>
          <w:rFonts w:ascii="Courier New" w:hAnsi="Courier New" w:cs="Courier New"/>
          <w:lang w:val="en-US"/>
        </w:rPr>
        <w:t>br</w:t>
      </w:r>
      <w:proofErr w:type="spellEnd"/>
      <w:r w:rsidRPr="001C1F9B">
        <w:rPr>
          <w:rFonts w:ascii="Courier New" w:hAnsi="Courier New" w:cs="Courier New"/>
          <w:lang w:val="en-US"/>
        </w:rPr>
        <w:t>&gt;</w:t>
      </w:r>
    </w:p>
    <w:p w14:paraId="70975BD8" w14:textId="77777777" w:rsidR="001C1F9B" w:rsidRDefault="001C1F9B" w:rsidP="001C1F9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3107A36" w14:textId="77777777" w:rsidR="009C30E1" w:rsidRPr="009C30E1" w:rsidRDefault="009C30E1" w:rsidP="009C30E1">
      <w:pPr>
        <w:spacing w:line="360" w:lineRule="auto"/>
        <w:rPr>
          <w:rFonts w:ascii="Verdana" w:hAnsi="Verdana" w:cs="Calibri"/>
          <w:b/>
          <w:bCs/>
        </w:rPr>
      </w:pPr>
      <w:r w:rsidRPr="009C30E1">
        <w:rPr>
          <w:rFonts w:ascii="Verdana" w:hAnsi="Verdana" w:cs="Calibri"/>
          <w:b/>
          <w:bCs/>
        </w:rPr>
        <w:lastRenderedPageBreak/>
        <w:t>Demais atributos</w:t>
      </w:r>
    </w:p>
    <w:p w14:paraId="6775DAAC" w14:textId="5D674BFB" w:rsidR="009C30E1" w:rsidRPr="009C30E1" w:rsidRDefault="009C30E1" w:rsidP="009C30E1">
      <w:pPr>
        <w:spacing w:line="360" w:lineRule="auto"/>
        <w:rPr>
          <w:rFonts w:ascii="Verdana" w:hAnsi="Verdana" w:cs="Calibri"/>
        </w:rPr>
      </w:pPr>
      <w:r w:rsidRPr="009C30E1">
        <w:rPr>
          <w:rFonts w:ascii="Verdana" w:hAnsi="Verdana" w:cs="Calibri"/>
        </w:rPr>
        <w:t>Al</w:t>
      </w:r>
      <w:r w:rsidRPr="009C30E1">
        <w:rPr>
          <w:rFonts w:ascii="Verdana" w:hAnsi="Verdana" w:cs="Calibri" w:hint="eastAsia"/>
        </w:rPr>
        <w:t>é</w:t>
      </w:r>
      <w:r w:rsidRPr="009C30E1">
        <w:rPr>
          <w:rFonts w:ascii="Verdana" w:hAnsi="Verdana" w:cs="Calibri"/>
        </w:rPr>
        <w:t>m dos atributos mencionados, tamb</w:t>
      </w:r>
      <w:r w:rsidRPr="009C30E1">
        <w:rPr>
          <w:rFonts w:ascii="Verdana" w:hAnsi="Verdana" w:cs="Calibri" w:hint="eastAsia"/>
        </w:rPr>
        <w:t>é</w:t>
      </w:r>
      <w:r w:rsidRPr="009C30E1">
        <w:rPr>
          <w:rFonts w:ascii="Verdana" w:hAnsi="Verdana" w:cs="Calibri"/>
        </w:rPr>
        <w:t>m podemos utilizar diversos outros atributos, para definir o</w:t>
      </w:r>
      <w:r>
        <w:rPr>
          <w:rFonts w:ascii="Verdana" w:hAnsi="Verdana" w:cs="Calibri"/>
        </w:rPr>
        <w:t xml:space="preserve"> </w:t>
      </w:r>
      <w:r w:rsidRPr="009C30E1">
        <w:rPr>
          <w:rFonts w:ascii="Verdana" w:hAnsi="Verdana" w:cs="Calibri"/>
        </w:rPr>
        <w:t>comportamento dos elementos &lt;input&gt;. Veja a seguir um resumo de alguns desses atributos:</w:t>
      </w:r>
    </w:p>
    <w:p w14:paraId="2F52DDB7" w14:textId="09DBBAF5" w:rsidR="009C30E1" w:rsidRPr="009C30E1" w:rsidRDefault="009C30E1" w:rsidP="0019567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proofErr w:type="spellStart"/>
      <w:r w:rsidRPr="009C30E1">
        <w:rPr>
          <w:rFonts w:ascii="Verdana" w:hAnsi="Verdana" w:cs="Calibri"/>
          <w:i/>
          <w:iCs/>
        </w:rPr>
        <w:t>value</w:t>
      </w:r>
      <w:proofErr w:type="spellEnd"/>
      <w:r w:rsidRPr="009C30E1">
        <w:rPr>
          <w:rFonts w:ascii="Verdana" w:hAnsi="Verdana" w:cs="Calibri"/>
        </w:rPr>
        <w:t>: especifica um valor inicial para um campo de entrada.</w:t>
      </w:r>
    </w:p>
    <w:p w14:paraId="27DED66D" w14:textId="15C975E8" w:rsidR="009C30E1" w:rsidRPr="009C30E1" w:rsidRDefault="009C30E1" w:rsidP="0019567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9C30E1">
        <w:rPr>
          <w:rFonts w:ascii="Verdana" w:hAnsi="Verdana" w:cs="Calibri"/>
        </w:rPr>
        <w:t>target: especifica onde exibir a resposta recebida ap</w:t>
      </w:r>
      <w:r w:rsidRPr="009C30E1">
        <w:rPr>
          <w:rFonts w:ascii="Verdana" w:hAnsi="Verdana" w:cs="Calibri" w:hint="eastAsia"/>
        </w:rPr>
        <w:t>ó</w:t>
      </w:r>
      <w:r w:rsidRPr="009C30E1">
        <w:rPr>
          <w:rFonts w:ascii="Verdana" w:hAnsi="Verdana" w:cs="Calibri"/>
        </w:rPr>
        <w:t>s o envio do formul</w:t>
      </w:r>
      <w:r w:rsidRPr="009C30E1">
        <w:rPr>
          <w:rFonts w:ascii="Verdana" w:hAnsi="Verdana" w:cs="Calibri" w:hint="eastAsia"/>
        </w:rPr>
        <w:t>á</w:t>
      </w:r>
      <w:r w:rsidRPr="009C30E1">
        <w:rPr>
          <w:rFonts w:ascii="Verdana" w:hAnsi="Verdana" w:cs="Calibri"/>
        </w:rPr>
        <w:t>rio (similar ao que</w:t>
      </w:r>
      <w:r>
        <w:rPr>
          <w:rFonts w:ascii="Verdana" w:hAnsi="Verdana" w:cs="Calibri"/>
        </w:rPr>
        <w:t xml:space="preserve"> </w:t>
      </w:r>
      <w:r w:rsidRPr="009C30E1">
        <w:rPr>
          <w:rFonts w:ascii="Verdana" w:hAnsi="Verdana" w:cs="Calibri"/>
        </w:rPr>
        <w:t>inserimos em um link.</w:t>
      </w:r>
    </w:p>
    <w:p w14:paraId="40F1498C" w14:textId="282912CB" w:rsidR="009C30E1" w:rsidRPr="009C30E1" w:rsidRDefault="009C30E1" w:rsidP="0019567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proofErr w:type="spellStart"/>
      <w:r w:rsidRPr="009C30E1">
        <w:rPr>
          <w:rFonts w:ascii="Verdana" w:hAnsi="Verdana" w:cs="Calibri"/>
        </w:rPr>
        <w:t>method</w:t>
      </w:r>
      <w:proofErr w:type="spellEnd"/>
      <w:r w:rsidRPr="009C30E1">
        <w:rPr>
          <w:rFonts w:ascii="Verdana" w:hAnsi="Verdana" w:cs="Calibri"/>
        </w:rPr>
        <w:t>: especifica o m</w:t>
      </w:r>
      <w:r w:rsidRPr="009C30E1">
        <w:rPr>
          <w:rFonts w:ascii="Verdana" w:hAnsi="Verdana" w:cs="Calibri" w:hint="eastAsia"/>
        </w:rPr>
        <w:t>é</w:t>
      </w:r>
      <w:r w:rsidRPr="009C30E1">
        <w:rPr>
          <w:rFonts w:ascii="Verdana" w:hAnsi="Verdana" w:cs="Calibri"/>
        </w:rPr>
        <w:t>todo HTTP a ser usado ao enviar os dados do formul</w:t>
      </w:r>
      <w:r w:rsidRPr="009C30E1">
        <w:rPr>
          <w:rFonts w:ascii="Verdana" w:hAnsi="Verdana" w:cs="Calibri" w:hint="eastAsia"/>
        </w:rPr>
        <w:t>á</w:t>
      </w:r>
      <w:r w:rsidRPr="009C30E1">
        <w:rPr>
          <w:rFonts w:ascii="Verdana" w:hAnsi="Verdana" w:cs="Calibri"/>
        </w:rPr>
        <w:t>rio (veremos</w:t>
      </w:r>
      <w:r>
        <w:rPr>
          <w:rFonts w:ascii="Verdana" w:hAnsi="Verdana" w:cs="Calibri"/>
        </w:rPr>
        <w:t xml:space="preserve"> </w:t>
      </w:r>
      <w:r w:rsidRPr="009C30E1">
        <w:rPr>
          <w:rFonts w:ascii="Verdana" w:hAnsi="Verdana" w:cs="Calibri"/>
        </w:rPr>
        <w:t>sobre isso quando iniciarmos o conte</w:t>
      </w:r>
      <w:r w:rsidRPr="009C30E1">
        <w:rPr>
          <w:rFonts w:ascii="Verdana" w:hAnsi="Verdana" w:cs="Calibri" w:hint="eastAsia"/>
        </w:rPr>
        <w:t>ú</w:t>
      </w:r>
      <w:r w:rsidRPr="009C30E1">
        <w:rPr>
          <w:rFonts w:ascii="Verdana" w:hAnsi="Verdana" w:cs="Calibri"/>
        </w:rPr>
        <w:t>do de JavaScript).</w:t>
      </w:r>
    </w:p>
    <w:p w14:paraId="039F59A1" w14:textId="2B4FA572" w:rsidR="009C30E1" w:rsidRPr="009C30E1" w:rsidRDefault="009C30E1" w:rsidP="0019567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proofErr w:type="spellStart"/>
      <w:r w:rsidRPr="009C30E1">
        <w:rPr>
          <w:rFonts w:ascii="Verdana" w:hAnsi="Verdana" w:cs="Calibri"/>
        </w:rPr>
        <w:t>readonly</w:t>
      </w:r>
      <w:proofErr w:type="spellEnd"/>
      <w:r w:rsidRPr="009C30E1">
        <w:rPr>
          <w:rFonts w:ascii="Verdana" w:hAnsi="Verdana" w:cs="Calibri"/>
        </w:rPr>
        <w:t xml:space="preserve">: especifica que um campo de entrada </w:t>
      </w:r>
      <w:r w:rsidRPr="009C30E1">
        <w:rPr>
          <w:rFonts w:ascii="Verdana" w:hAnsi="Verdana" w:cs="Calibri" w:hint="eastAsia"/>
        </w:rPr>
        <w:t>é</w:t>
      </w:r>
      <w:r w:rsidRPr="009C30E1">
        <w:rPr>
          <w:rFonts w:ascii="Verdana" w:hAnsi="Verdana" w:cs="Calibri"/>
        </w:rPr>
        <w:t xml:space="preserve"> somente leitura.</w:t>
      </w:r>
    </w:p>
    <w:p w14:paraId="133E19D5" w14:textId="4E8DBD83" w:rsidR="009C30E1" w:rsidRPr="009C30E1" w:rsidRDefault="009C30E1" w:rsidP="0019567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9C30E1">
        <w:rPr>
          <w:rFonts w:ascii="Verdana" w:hAnsi="Verdana" w:cs="Calibri"/>
        </w:rPr>
        <w:t>min: especifica o valor m</w:t>
      </w:r>
      <w:r w:rsidRPr="009C30E1">
        <w:rPr>
          <w:rFonts w:ascii="Verdana" w:hAnsi="Verdana" w:cs="Calibri" w:hint="eastAsia"/>
        </w:rPr>
        <w:t>í</w:t>
      </w:r>
      <w:r w:rsidRPr="009C30E1">
        <w:rPr>
          <w:rFonts w:ascii="Verdana" w:hAnsi="Verdana" w:cs="Calibri"/>
        </w:rPr>
        <w:t>nimo para um input.</w:t>
      </w:r>
    </w:p>
    <w:p w14:paraId="3E0BDA42" w14:textId="1BDEEE91" w:rsidR="001C1F9B" w:rsidRPr="001C1F9B" w:rsidRDefault="009C30E1" w:rsidP="00195676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proofErr w:type="spellStart"/>
      <w:r w:rsidRPr="00195676">
        <w:rPr>
          <w:rFonts w:ascii="Verdana" w:hAnsi="Verdana" w:cs="Calibri"/>
        </w:rPr>
        <w:t>max</w:t>
      </w:r>
      <w:proofErr w:type="spellEnd"/>
      <w:r w:rsidRPr="009C30E1">
        <w:rPr>
          <w:rFonts w:ascii="Verdana" w:hAnsi="Verdana" w:cs="Calibri"/>
        </w:rPr>
        <w:t>: especifica o valor m</w:t>
      </w:r>
      <w:r w:rsidRPr="009C30E1">
        <w:rPr>
          <w:rFonts w:ascii="Verdana" w:hAnsi="Verdana" w:cs="Calibri" w:hint="eastAsia"/>
        </w:rPr>
        <w:t>á</w:t>
      </w:r>
      <w:r w:rsidRPr="009C30E1">
        <w:rPr>
          <w:rFonts w:ascii="Verdana" w:hAnsi="Verdana" w:cs="Calibri"/>
        </w:rPr>
        <w:t>ximo para um input.</w:t>
      </w:r>
    </w:p>
    <w:p w14:paraId="6DA64EA6" w14:textId="77777777" w:rsidR="001C1F9B" w:rsidRDefault="001C1F9B" w:rsidP="001C1F9B">
      <w:pPr>
        <w:spacing w:line="360" w:lineRule="auto"/>
        <w:rPr>
          <w:rFonts w:ascii="Verdana" w:hAnsi="Verdana" w:cs="Calibri"/>
        </w:rPr>
      </w:pPr>
    </w:p>
    <w:p w14:paraId="135B9A73" w14:textId="77777777" w:rsidR="00AF3E2C" w:rsidRDefault="00AF3E2C" w:rsidP="001C1F9B">
      <w:pPr>
        <w:spacing w:line="360" w:lineRule="auto"/>
        <w:rPr>
          <w:rFonts w:ascii="Verdana" w:hAnsi="Verdana" w:cs="Calibri"/>
        </w:rPr>
      </w:pPr>
    </w:p>
    <w:p w14:paraId="3C40E407" w14:textId="77777777" w:rsidR="00AF3E2C" w:rsidRDefault="00AF3E2C" w:rsidP="001C1F9B">
      <w:pPr>
        <w:spacing w:line="360" w:lineRule="auto"/>
        <w:rPr>
          <w:rFonts w:ascii="Verdana" w:hAnsi="Verdana" w:cs="Calibri"/>
        </w:rPr>
      </w:pPr>
    </w:p>
    <w:p w14:paraId="232B171C" w14:textId="4FBEB3DD" w:rsidR="00AF3E2C" w:rsidRDefault="00AF3E2C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3140D0C1" w14:textId="4F69642C" w:rsidR="00AF3E2C" w:rsidRDefault="00AF3E2C" w:rsidP="00AF3E2C">
      <w:pPr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lastRenderedPageBreak/>
        <w:t xml:space="preserve">Criar um formulário </w:t>
      </w:r>
      <w:r w:rsidRPr="004935FA">
        <w:rPr>
          <w:rFonts w:ascii="Verdana" w:hAnsi="Verdana" w:cs="Calibri"/>
          <w:b/>
          <w:bCs/>
          <w:sz w:val="28"/>
          <w:szCs w:val="28"/>
        </w:rPr>
        <w:t>(atividade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4935FA">
        <w:rPr>
          <w:rFonts w:ascii="Verdana" w:hAnsi="Verdana" w:cs="Calibri"/>
          <w:b/>
          <w:bCs/>
          <w:sz w:val="28"/>
          <w:szCs w:val="28"/>
        </w:rPr>
        <w:t>pr</w:t>
      </w:r>
      <w:r w:rsidRPr="004935FA">
        <w:rPr>
          <w:rFonts w:ascii="Verdana" w:hAnsi="Verdana" w:cs="Calibri" w:hint="eastAsia"/>
          <w:b/>
          <w:bCs/>
          <w:sz w:val="28"/>
          <w:szCs w:val="28"/>
        </w:rPr>
        <w:t>á</w:t>
      </w:r>
      <w:r w:rsidRPr="004935FA">
        <w:rPr>
          <w:rFonts w:ascii="Verdana" w:hAnsi="Verdana" w:cs="Calibri"/>
          <w:b/>
          <w:bCs/>
          <w:sz w:val="28"/>
          <w:szCs w:val="28"/>
        </w:rPr>
        <w:t>tica)</w:t>
      </w:r>
    </w:p>
    <w:p w14:paraId="6928A207" w14:textId="77777777" w:rsidR="00195676" w:rsidRDefault="00195676" w:rsidP="001C1F9B">
      <w:pPr>
        <w:spacing w:line="360" w:lineRule="auto"/>
        <w:rPr>
          <w:rFonts w:ascii="Verdana" w:hAnsi="Verdana" w:cs="Calibri"/>
        </w:rPr>
      </w:pPr>
    </w:p>
    <w:p w14:paraId="4D3581AC" w14:textId="5890F2D7" w:rsidR="00C8617D" w:rsidRPr="00C8617D" w:rsidRDefault="00C8617D" w:rsidP="00C8617D">
      <w:pPr>
        <w:spacing w:line="360" w:lineRule="auto"/>
        <w:rPr>
          <w:rFonts w:ascii="Verdana" w:hAnsi="Verdana" w:cs="Calibri"/>
        </w:rPr>
      </w:pPr>
      <w:r w:rsidRPr="00C8617D">
        <w:rPr>
          <w:rFonts w:ascii="Verdana" w:hAnsi="Verdana" w:cs="Calibri"/>
        </w:rPr>
        <w:t>Essa atividade tem como objetivo explorar o conhecimento adquirido sobre formul</w:t>
      </w:r>
      <w:r w:rsidRPr="00C8617D">
        <w:rPr>
          <w:rFonts w:ascii="Verdana" w:hAnsi="Verdana" w:cs="Calibri" w:hint="eastAsia"/>
        </w:rPr>
        <w:t>á</w:t>
      </w:r>
      <w:r w:rsidRPr="00C8617D">
        <w:rPr>
          <w:rFonts w:ascii="Verdana" w:hAnsi="Verdana" w:cs="Calibri"/>
        </w:rPr>
        <w:t>rios, visto na</w:t>
      </w:r>
      <w:r>
        <w:rPr>
          <w:rFonts w:ascii="Verdana" w:hAnsi="Verdana" w:cs="Calibri"/>
        </w:rPr>
        <w:t xml:space="preserve"> </w:t>
      </w:r>
      <w:r w:rsidRPr="00C8617D">
        <w:rPr>
          <w:rFonts w:ascii="Verdana" w:hAnsi="Verdana" w:cs="Calibri"/>
        </w:rPr>
        <w:t>se</w:t>
      </w:r>
      <w:r w:rsidRPr="00C8617D">
        <w:rPr>
          <w:rFonts w:ascii="Verdana" w:hAnsi="Verdana" w:cs="Calibri" w:hint="eastAsia"/>
        </w:rPr>
        <w:t>çã</w:t>
      </w:r>
      <w:r w:rsidRPr="00C8617D">
        <w:rPr>
          <w:rFonts w:ascii="Verdana" w:hAnsi="Verdana" w:cs="Calibri"/>
        </w:rPr>
        <w:t>o anterior. Para isso, voc</w:t>
      </w:r>
      <w:r w:rsidRPr="00C8617D">
        <w:rPr>
          <w:rFonts w:ascii="Verdana" w:hAnsi="Verdana" w:cs="Calibri" w:hint="eastAsia"/>
        </w:rPr>
        <w:t>ê</w:t>
      </w:r>
      <w:r w:rsidRPr="00C8617D">
        <w:rPr>
          <w:rFonts w:ascii="Verdana" w:hAnsi="Verdana" w:cs="Calibri"/>
        </w:rPr>
        <w:t xml:space="preserve"> dever</w:t>
      </w:r>
      <w:r w:rsidRPr="00C8617D">
        <w:rPr>
          <w:rFonts w:ascii="Verdana" w:hAnsi="Verdana" w:cs="Calibri" w:hint="eastAsia"/>
        </w:rPr>
        <w:t>á</w:t>
      </w:r>
      <w:r w:rsidRPr="00C8617D">
        <w:rPr>
          <w:rFonts w:ascii="Verdana" w:hAnsi="Verdana" w:cs="Calibri"/>
        </w:rPr>
        <w:t xml:space="preserve"> seguir os seguintes passos:</w:t>
      </w:r>
    </w:p>
    <w:p w14:paraId="18BC88CA" w14:textId="457465C0" w:rsidR="00C8617D" w:rsidRPr="00C8617D" w:rsidRDefault="00C8617D" w:rsidP="00C8617D">
      <w:pPr>
        <w:pStyle w:val="PargrafodaLista"/>
        <w:numPr>
          <w:ilvl w:val="0"/>
          <w:numId w:val="27"/>
        </w:numPr>
        <w:spacing w:after="0" w:line="360" w:lineRule="auto"/>
        <w:ind w:left="714" w:hanging="357"/>
        <w:rPr>
          <w:rFonts w:ascii="Verdana" w:hAnsi="Verdana" w:cs="Calibri"/>
        </w:rPr>
      </w:pPr>
      <w:r w:rsidRPr="00C8617D">
        <w:rPr>
          <w:rFonts w:ascii="Verdana" w:hAnsi="Verdana" w:cs="Calibri"/>
        </w:rPr>
        <w:t>Crie um arquivo chamado exemploform.html</w:t>
      </w:r>
    </w:p>
    <w:p w14:paraId="00EAC2A1" w14:textId="3E940729" w:rsidR="00C8617D" w:rsidRDefault="00C8617D" w:rsidP="00C8617D">
      <w:pPr>
        <w:pStyle w:val="PargrafodaLista"/>
        <w:numPr>
          <w:ilvl w:val="0"/>
          <w:numId w:val="27"/>
        </w:numPr>
        <w:spacing w:after="0" w:line="360" w:lineRule="auto"/>
        <w:ind w:left="714" w:hanging="357"/>
        <w:rPr>
          <w:rFonts w:ascii="Verdana" w:hAnsi="Verdana" w:cs="Calibri"/>
        </w:rPr>
      </w:pPr>
      <w:r w:rsidRPr="00C8617D">
        <w:rPr>
          <w:rFonts w:ascii="Verdana" w:hAnsi="Verdana" w:cs="Calibri"/>
        </w:rPr>
        <w:t>Crie um formul</w:t>
      </w:r>
      <w:r w:rsidRPr="00C8617D">
        <w:rPr>
          <w:rFonts w:ascii="Verdana" w:hAnsi="Verdana" w:cs="Calibri" w:hint="eastAsia"/>
        </w:rPr>
        <w:t>á</w:t>
      </w:r>
      <w:r w:rsidRPr="00C8617D">
        <w:rPr>
          <w:rFonts w:ascii="Verdana" w:hAnsi="Verdana" w:cs="Calibri"/>
        </w:rPr>
        <w:t>rio dentro desse arquivo</w:t>
      </w:r>
      <w:r>
        <w:rPr>
          <w:rFonts w:ascii="Verdana" w:hAnsi="Verdana" w:cs="Calibri"/>
        </w:rPr>
        <w:t>, com campos para:</w:t>
      </w:r>
    </w:p>
    <w:p w14:paraId="68023923" w14:textId="4EE55286" w:rsidR="00C8617D" w:rsidRDefault="00C8617D" w:rsidP="007655D3">
      <w:pPr>
        <w:pStyle w:val="PargrafodaLista"/>
        <w:numPr>
          <w:ilvl w:val="1"/>
          <w:numId w:val="27"/>
        </w:numPr>
        <w:spacing w:after="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Nome completo</w:t>
      </w:r>
    </w:p>
    <w:p w14:paraId="5D6FCD65" w14:textId="63AA6EC0" w:rsidR="00255106" w:rsidRDefault="00255106" w:rsidP="007655D3">
      <w:pPr>
        <w:pStyle w:val="PargrafodaLista"/>
        <w:numPr>
          <w:ilvl w:val="1"/>
          <w:numId w:val="27"/>
        </w:numPr>
        <w:spacing w:after="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Idade</w:t>
      </w:r>
    </w:p>
    <w:p w14:paraId="5A8878BC" w14:textId="7341E882" w:rsidR="00A8316B" w:rsidRDefault="007655D3" w:rsidP="007655D3">
      <w:pPr>
        <w:pStyle w:val="PargrafodaLista"/>
        <w:numPr>
          <w:ilvl w:val="1"/>
          <w:numId w:val="27"/>
        </w:numPr>
        <w:spacing w:after="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E</w:t>
      </w:r>
      <w:r w:rsidR="00A8316B">
        <w:rPr>
          <w:rFonts w:ascii="Verdana" w:hAnsi="Verdana" w:cs="Calibri"/>
        </w:rPr>
        <w:t>mail</w:t>
      </w:r>
    </w:p>
    <w:p w14:paraId="07381206" w14:textId="45532905" w:rsidR="007655D3" w:rsidRDefault="007655D3" w:rsidP="007655D3">
      <w:pPr>
        <w:pStyle w:val="PargrafodaLista"/>
        <w:numPr>
          <w:ilvl w:val="1"/>
          <w:numId w:val="27"/>
        </w:numPr>
        <w:spacing w:after="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Conteúdo de maior interesse</w:t>
      </w:r>
    </w:p>
    <w:p w14:paraId="7B5A8B71" w14:textId="3056AC01" w:rsidR="007655D3" w:rsidRDefault="007655D3" w:rsidP="007655D3">
      <w:pPr>
        <w:pStyle w:val="PargrafodaLista"/>
        <w:numPr>
          <w:ilvl w:val="1"/>
          <w:numId w:val="27"/>
        </w:numPr>
        <w:spacing w:after="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Deixe sua opinião</w:t>
      </w:r>
    </w:p>
    <w:p w14:paraId="08F9AE1E" w14:textId="12DD9CB5" w:rsidR="007655D3" w:rsidRDefault="007655D3" w:rsidP="007655D3">
      <w:pPr>
        <w:pStyle w:val="PargrafodaLista"/>
        <w:numPr>
          <w:ilvl w:val="1"/>
          <w:numId w:val="27"/>
        </w:numPr>
        <w:spacing w:after="0"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Senha</w:t>
      </w:r>
    </w:p>
    <w:p w14:paraId="78A84058" w14:textId="5844048E" w:rsidR="007655D3" w:rsidRDefault="007655D3" w:rsidP="007655D3">
      <w:pPr>
        <w:pStyle w:val="PargrafodaLista"/>
        <w:numPr>
          <w:ilvl w:val="1"/>
          <w:numId w:val="27"/>
        </w:numPr>
        <w:spacing w:after="0" w:line="360" w:lineRule="auto"/>
        <w:rPr>
          <w:ins w:id="0" w:author="Gabriel Canhadas Genvigir" w:date="2026-04-01T17:55:00Z" w16du:dateUtc="2026-04-01T20:55:00Z"/>
          <w:rFonts w:ascii="Verdana" w:hAnsi="Verdana" w:cs="Calibri"/>
        </w:rPr>
      </w:pPr>
      <w:r>
        <w:rPr>
          <w:rFonts w:ascii="Verdana" w:hAnsi="Verdana" w:cs="Calibri"/>
        </w:rPr>
        <w:t>Enviar (botão)</w:t>
      </w:r>
    </w:p>
    <w:p w14:paraId="128445BC" w14:textId="77777777" w:rsidR="00C8617D" w:rsidRDefault="00C8617D" w:rsidP="00C8617D">
      <w:pPr>
        <w:spacing w:line="360" w:lineRule="auto"/>
        <w:rPr>
          <w:rFonts w:ascii="Verdana" w:hAnsi="Verdana" w:cs="Calibri"/>
        </w:rPr>
      </w:pPr>
    </w:p>
    <w:p w14:paraId="058A277D" w14:textId="77777777" w:rsidR="00D5264C" w:rsidRPr="00D5264C" w:rsidRDefault="00D5264C" w:rsidP="00D5264C">
      <w:pPr>
        <w:spacing w:line="360" w:lineRule="auto"/>
        <w:rPr>
          <w:rFonts w:ascii="Verdana" w:hAnsi="Verdana" w:cs="Calibri"/>
          <w:b/>
          <w:bCs/>
        </w:rPr>
      </w:pPr>
      <w:r w:rsidRPr="00D5264C">
        <w:rPr>
          <w:rFonts w:ascii="Verdana" w:hAnsi="Verdana" w:cs="Calibri"/>
          <w:b/>
          <w:bCs/>
        </w:rPr>
        <w:t>Para essa atividade, siga atentamente as seguintes instru</w:t>
      </w:r>
      <w:r w:rsidRPr="00D5264C">
        <w:rPr>
          <w:rFonts w:ascii="Verdana" w:hAnsi="Verdana" w:cs="Calibri" w:hint="eastAsia"/>
          <w:b/>
          <w:bCs/>
        </w:rPr>
        <w:t>çõ</w:t>
      </w:r>
      <w:r w:rsidRPr="00D5264C">
        <w:rPr>
          <w:rFonts w:ascii="Verdana" w:hAnsi="Verdana" w:cs="Calibri"/>
          <w:b/>
          <w:bCs/>
        </w:rPr>
        <w:t>es:</w:t>
      </w:r>
    </w:p>
    <w:p w14:paraId="20198C07" w14:textId="70299DCC" w:rsidR="00D5264C" w:rsidRDefault="00D5264C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5264C">
        <w:rPr>
          <w:rFonts w:ascii="Verdana" w:hAnsi="Verdana" w:cs="Calibri"/>
        </w:rPr>
        <w:t xml:space="preserve">Os campos </w:t>
      </w:r>
      <w:r w:rsidR="009D42C1" w:rsidRPr="009D42C1">
        <w:rPr>
          <w:rFonts w:ascii="Verdana" w:hAnsi="Verdana" w:cs="Calibri"/>
          <w:i/>
          <w:iCs/>
        </w:rPr>
        <w:t>N</w:t>
      </w:r>
      <w:r w:rsidRPr="00D5264C">
        <w:rPr>
          <w:rFonts w:ascii="Verdana" w:hAnsi="Verdana" w:cs="Calibri"/>
          <w:i/>
          <w:iCs/>
        </w:rPr>
        <w:t>ome completo</w:t>
      </w:r>
      <w:r w:rsidRPr="00D5264C">
        <w:rPr>
          <w:rFonts w:ascii="Verdana" w:hAnsi="Verdana" w:cs="Calibri"/>
        </w:rPr>
        <w:t xml:space="preserve">, </w:t>
      </w:r>
      <w:r w:rsidR="009D42C1" w:rsidRPr="009D42C1">
        <w:rPr>
          <w:rFonts w:ascii="Verdana" w:hAnsi="Verdana" w:cs="Calibri"/>
          <w:i/>
          <w:iCs/>
        </w:rPr>
        <w:t>I</w:t>
      </w:r>
      <w:r w:rsidRPr="00D5264C">
        <w:rPr>
          <w:rFonts w:ascii="Verdana" w:hAnsi="Verdana" w:cs="Calibri"/>
          <w:i/>
          <w:iCs/>
        </w:rPr>
        <w:t>dade</w:t>
      </w:r>
      <w:r w:rsidRPr="00D5264C">
        <w:rPr>
          <w:rFonts w:ascii="Verdana" w:hAnsi="Verdana" w:cs="Calibri"/>
        </w:rPr>
        <w:t xml:space="preserve">, </w:t>
      </w:r>
      <w:r w:rsidR="009D42C1" w:rsidRPr="009D42C1">
        <w:rPr>
          <w:rFonts w:ascii="Verdana" w:hAnsi="Verdana" w:cs="Calibri"/>
          <w:i/>
          <w:iCs/>
        </w:rPr>
        <w:t>E</w:t>
      </w:r>
      <w:r w:rsidRPr="00D5264C">
        <w:rPr>
          <w:rFonts w:ascii="Verdana" w:hAnsi="Verdana" w:cs="Calibri"/>
          <w:i/>
          <w:iCs/>
        </w:rPr>
        <w:t>-mail</w:t>
      </w:r>
      <w:r w:rsidRPr="00D5264C">
        <w:rPr>
          <w:rFonts w:ascii="Verdana" w:hAnsi="Verdana" w:cs="Calibri"/>
        </w:rPr>
        <w:t xml:space="preserve"> e </w:t>
      </w:r>
      <w:r w:rsidR="009D42C1" w:rsidRPr="009D42C1">
        <w:rPr>
          <w:rFonts w:ascii="Verdana" w:hAnsi="Verdana" w:cs="Calibri"/>
          <w:i/>
          <w:iCs/>
        </w:rPr>
        <w:t>S</w:t>
      </w:r>
      <w:r w:rsidRPr="00D5264C">
        <w:rPr>
          <w:rFonts w:ascii="Verdana" w:hAnsi="Verdana" w:cs="Calibri"/>
          <w:i/>
          <w:iCs/>
        </w:rPr>
        <w:t>enha</w:t>
      </w:r>
      <w:r w:rsidRPr="00D5264C">
        <w:rPr>
          <w:rFonts w:ascii="Verdana" w:hAnsi="Verdana" w:cs="Calibri"/>
        </w:rPr>
        <w:t xml:space="preserve"> devem ser obrigat</w:t>
      </w:r>
      <w:r w:rsidRPr="00D5264C">
        <w:rPr>
          <w:rFonts w:ascii="Verdana" w:hAnsi="Verdana" w:cs="Calibri" w:hint="eastAsia"/>
        </w:rPr>
        <w:t>ó</w:t>
      </w:r>
      <w:r w:rsidRPr="00D5264C">
        <w:rPr>
          <w:rFonts w:ascii="Verdana" w:hAnsi="Verdana" w:cs="Calibri"/>
        </w:rPr>
        <w:t>rios</w:t>
      </w:r>
    </w:p>
    <w:p w14:paraId="2C37D6AA" w14:textId="2DFDE5B3" w:rsidR="00D9024E" w:rsidRPr="00D5264C" w:rsidRDefault="00D9024E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>
        <w:rPr>
          <w:rFonts w:ascii="Verdana" w:hAnsi="Verdana" w:cs="Calibri"/>
        </w:rPr>
        <w:t xml:space="preserve">O campo de </w:t>
      </w:r>
      <w:r w:rsidRPr="009D42C1">
        <w:rPr>
          <w:rFonts w:ascii="Verdana" w:hAnsi="Verdana" w:cs="Calibri"/>
          <w:i/>
          <w:iCs/>
        </w:rPr>
        <w:t>e-mail</w:t>
      </w:r>
      <w:r>
        <w:rPr>
          <w:rFonts w:ascii="Verdana" w:hAnsi="Verdana" w:cs="Calibri"/>
        </w:rPr>
        <w:t xml:space="preserve"> deve conter uma “</w:t>
      </w:r>
      <w:r w:rsidRPr="009D42C1">
        <w:rPr>
          <w:rFonts w:ascii="Verdana" w:hAnsi="Verdana" w:cs="Calibri"/>
          <w:i/>
          <w:iCs/>
        </w:rPr>
        <w:t>dica</w:t>
      </w:r>
      <w:r>
        <w:rPr>
          <w:rFonts w:ascii="Verdana" w:hAnsi="Verdana" w:cs="Calibri"/>
        </w:rPr>
        <w:t>” com o texto “</w:t>
      </w:r>
      <w:r w:rsidRPr="009D42C1">
        <w:rPr>
          <w:rFonts w:ascii="Verdana" w:hAnsi="Verdana" w:cs="Calibri"/>
          <w:i/>
          <w:iCs/>
        </w:rPr>
        <w:t>insira um e-mail válido</w:t>
      </w:r>
      <w:r>
        <w:rPr>
          <w:rFonts w:ascii="Verdana" w:hAnsi="Verdana" w:cs="Calibri"/>
        </w:rPr>
        <w:t>”</w:t>
      </w:r>
    </w:p>
    <w:p w14:paraId="7F057154" w14:textId="44CD8747" w:rsidR="00D5264C" w:rsidRPr="00D5264C" w:rsidRDefault="00D5264C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5264C">
        <w:rPr>
          <w:rFonts w:ascii="Verdana" w:hAnsi="Verdana" w:cs="Calibri"/>
        </w:rPr>
        <w:t xml:space="preserve">O campo </w:t>
      </w:r>
      <w:r w:rsidR="009D42C1" w:rsidRPr="009D42C1">
        <w:rPr>
          <w:rFonts w:ascii="Verdana" w:hAnsi="Verdana" w:cs="Calibri"/>
          <w:i/>
          <w:iCs/>
        </w:rPr>
        <w:t>I</w:t>
      </w:r>
      <w:r w:rsidRPr="00D5264C">
        <w:rPr>
          <w:rFonts w:ascii="Verdana" w:hAnsi="Verdana" w:cs="Calibri"/>
          <w:i/>
          <w:iCs/>
        </w:rPr>
        <w:t>dade</w:t>
      </w:r>
      <w:r w:rsidRPr="00D5264C">
        <w:rPr>
          <w:rFonts w:ascii="Verdana" w:hAnsi="Verdana" w:cs="Calibri"/>
        </w:rPr>
        <w:t xml:space="preserve"> deve aceitar somente n</w:t>
      </w:r>
      <w:r w:rsidRPr="00D5264C">
        <w:rPr>
          <w:rFonts w:ascii="Verdana" w:hAnsi="Verdana" w:cs="Calibri" w:hint="eastAsia"/>
        </w:rPr>
        <w:t>ú</w:t>
      </w:r>
      <w:r w:rsidRPr="00D5264C">
        <w:rPr>
          <w:rFonts w:ascii="Verdana" w:hAnsi="Verdana" w:cs="Calibri"/>
        </w:rPr>
        <w:t>meros, com um valor m</w:t>
      </w:r>
      <w:r w:rsidRPr="00D5264C">
        <w:rPr>
          <w:rFonts w:ascii="Verdana" w:hAnsi="Verdana" w:cs="Calibri" w:hint="eastAsia"/>
        </w:rPr>
        <w:t>í</w:t>
      </w:r>
      <w:r w:rsidRPr="00D5264C">
        <w:rPr>
          <w:rFonts w:ascii="Verdana" w:hAnsi="Verdana" w:cs="Calibri"/>
        </w:rPr>
        <w:t>nimo de 18 e</w:t>
      </w:r>
      <w:r>
        <w:rPr>
          <w:rFonts w:ascii="Verdana" w:hAnsi="Verdana" w:cs="Calibri"/>
        </w:rPr>
        <w:t xml:space="preserve"> </w:t>
      </w:r>
      <w:r w:rsidRPr="00D5264C">
        <w:rPr>
          <w:rFonts w:ascii="Verdana" w:hAnsi="Verdana" w:cs="Calibri"/>
        </w:rPr>
        <w:t>m</w:t>
      </w:r>
      <w:r w:rsidRPr="00D5264C">
        <w:rPr>
          <w:rFonts w:ascii="Verdana" w:hAnsi="Verdana" w:cs="Calibri" w:hint="eastAsia"/>
        </w:rPr>
        <w:t>á</w:t>
      </w:r>
      <w:r w:rsidRPr="00D5264C">
        <w:rPr>
          <w:rFonts w:ascii="Verdana" w:hAnsi="Verdana" w:cs="Calibri"/>
        </w:rPr>
        <w:t>ximo de 120</w:t>
      </w:r>
    </w:p>
    <w:p w14:paraId="0ED99F86" w14:textId="68FDCF44" w:rsidR="00D5264C" w:rsidRPr="00D5264C" w:rsidRDefault="00D5264C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5264C">
        <w:rPr>
          <w:rFonts w:ascii="Verdana" w:hAnsi="Verdana" w:cs="Calibri"/>
        </w:rPr>
        <w:t xml:space="preserve">O campo </w:t>
      </w:r>
      <w:r w:rsidR="009D42C1">
        <w:rPr>
          <w:rFonts w:ascii="Verdana" w:hAnsi="Verdana" w:cs="Calibri"/>
          <w:i/>
          <w:iCs/>
        </w:rPr>
        <w:t>S</w:t>
      </w:r>
      <w:r w:rsidRPr="00D5264C">
        <w:rPr>
          <w:rFonts w:ascii="Verdana" w:hAnsi="Verdana" w:cs="Calibri"/>
          <w:i/>
          <w:iCs/>
        </w:rPr>
        <w:t>enha</w:t>
      </w:r>
      <w:r w:rsidRPr="00D5264C">
        <w:rPr>
          <w:rFonts w:ascii="Verdana" w:hAnsi="Verdana" w:cs="Calibri"/>
        </w:rPr>
        <w:t xml:space="preserve"> deve ser mascarado</w:t>
      </w:r>
    </w:p>
    <w:p w14:paraId="50CD7DE4" w14:textId="216FBFA7" w:rsidR="00CD25EA" w:rsidRDefault="00D5264C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5264C">
        <w:rPr>
          <w:rFonts w:ascii="Verdana" w:hAnsi="Verdana" w:cs="Calibri"/>
        </w:rPr>
        <w:t xml:space="preserve">O campo de </w:t>
      </w:r>
      <w:r w:rsidR="009D42C1">
        <w:rPr>
          <w:rFonts w:ascii="Verdana" w:hAnsi="Verdana" w:cs="Calibri"/>
          <w:i/>
          <w:iCs/>
        </w:rPr>
        <w:t>C</w:t>
      </w:r>
      <w:r w:rsidRPr="00D5264C">
        <w:rPr>
          <w:rFonts w:ascii="Verdana" w:hAnsi="Verdana" w:cs="Calibri"/>
          <w:i/>
          <w:iCs/>
        </w:rPr>
        <w:t>onte</w:t>
      </w:r>
      <w:r w:rsidRPr="00D5264C">
        <w:rPr>
          <w:rFonts w:ascii="Verdana" w:hAnsi="Verdana" w:cs="Calibri" w:hint="eastAsia"/>
          <w:i/>
          <w:iCs/>
        </w:rPr>
        <w:t>ú</w:t>
      </w:r>
      <w:r w:rsidRPr="00D5264C">
        <w:rPr>
          <w:rFonts w:ascii="Verdana" w:hAnsi="Verdana" w:cs="Calibri"/>
          <w:i/>
          <w:iCs/>
        </w:rPr>
        <w:t>do de maior interesse</w:t>
      </w:r>
      <w:r w:rsidRPr="00D5264C">
        <w:rPr>
          <w:rFonts w:ascii="Verdana" w:hAnsi="Verdana" w:cs="Calibri"/>
        </w:rPr>
        <w:t xml:space="preserve"> deve apresentar as op</w:t>
      </w:r>
      <w:r w:rsidRPr="00D5264C">
        <w:rPr>
          <w:rFonts w:ascii="Verdana" w:hAnsi="Verdana" w:cs="Calibri" w:hint="eastAsia"/>
        </w:rPr>
        <w:t>çõ</w:t>
      </w:r>
      <w:r w:rsidRPr="00D5264C">
        <w:rPr>
          <w:rFonts w:ascii="Verdana" w:hAnsi="Verdana" w:cs="Calibri"/>
        </w:rPr>
        <w:t>es</w:t>
      </w:r>
      <w:r w:rsidR="009D42C1">
        <w:rPr>
          <w:rFonts w:ascii="Verdana" w:hAnsi="Verdana" w:cs="Calibri"/>
        </w:rPr>
        <w:t xml:space="preserve"> (</w:t>
      </w:r>
      <w:r w:rsidR="009D42C1" w:rsidRPr="00CD25EA">
        <w:rPr>
          <w:rFonts w:ascii="Verdana" w:hAnsi="Verdana" w:cs="Calibri"/>
        </w:rPr>
        <w:t>devendo a op</w:t>
      </w:r>
      <w:r w:rsidR="009D42C1" w:rsidRPr="00CD25EA">
        <w:rPr>
          <w:rFonts w:ascii="Verdana" w:hAnsi="Verdana" w:cs="Calibri" w:hint="eastAsia"/>
        </w:rPr>
        <w:t>çã</w:t>
      </w:r>
      <w:r w:rsidR="009D42C1" w:rsidRPr="00CD25EA">
        <w:rPr>
          <w:rFonts w:ascii="Verdana" w:hAnsi="Verdana" w:cs="Calibri"/>
        </w:rPr>
        <w:t>o JavaScript estar selecionada por padr</w:t>
      </w:r>
      <w:r w:rsidR="009D42C1">
        <w:rPr>
          <w:rFonts w:ascii="Verdana" w:hAnsi="Verdana" w:cs="Calibri"/>
        </w:rPr>
        <w:t>ão)</w:t>
      </w:r>
      <w:r w:rsidRPr="00D5264C">
        <w:rPr>
          <w:rFonts w:ascii="Verdana" w:hAnsi="Verdana" w:cs="Calibri"/>
        </w:rPr>
        <w:t xml:space="preserve">: </w:t>
      </w:r>
    </w:p>
    <w:p w14:paraId="26FF4D5D" w14:textId="77777777" w:rsidR="00CD25EA" w:rsidRPr="00CD25EA" w:rsidRDefault="00D5264C" w:rsidP="009D42C1">
      <w:pPr>
        <w:numPr>
          <w:ilvl w:val="1"/>
          <w:numId w:val="29"/>
        </w:numPr>
        <w:spacing w:after="0" w:line="360" w:lineRule="auto"/>
        <w:ind w:left="709"/>
        <w:rPr>
          <w:rFonts w:ascii="Verdana" w:hAnsi="Verdana" w:cs="Calibri"/>
        </w:rPr>
      </w:pPr>
      <w:r w:rsidRPr="00CD25EA">
        <w:rPr>
          <w:rFonts w:ascii="Verdana" w:hAnsi="Verdana" w:cs="Calibri"/>
        </w:rPr>
        <w:t>HTML</w:t>
      </w:r>
    </w:p>
    <w:p w14:paraId="3C1D89A6" w14:textId="77777777" w:rsidR="00CD25EA" w:rsidRPr="00CD25EA" w:rsidRDefault="00D5264C" w:rsidP="009D42C1">
      <w:pPr>
        <w:numPr>
          <w:ilvl w:val="1"/>
          <w:numId w:val="29"/>
        </w:numPr>
        <w:spacing w:after="0" w:line="360" w:lineRule="auto"/>
        <w:ind w:left="709"/>
        <w:rPr>
          <w:rFonts w:ascii="Verdana" w:hAnsi="Verdana" w:cs="Calibri"/>
        </w:rPr>
      </w:pPr>
      <w:r w:rsidRPr="00CD25EA">
        <w:rPr>
          <w:rFonts w:ascii="Verdana" w:hAnsi="Verdana" w:cs="Calibri"/>
        </w:rPr>
        <w:t>CSS</w:t>
      </w:r>
    </w:p>
    <w:p w14:paraId="4B78A656" w14:textId="37DA598F" w:rsidR="00D5264C" w:rsidRPr="00CD25EA" w:rsidRDefault="00D5264C" w:rsidP="009D42C1">
      <w:pPr>
        <w:numPr>
          <w:ilvl w:val="1"/>
          <w:numId w:val="29"/>
        </w:numPr>
        <w:spacing w:after="0" w:line="360" w:lineRule="auto"/>
        <w:ind w:left="709"/>
        <w:rPr>
          <w:rFonts w:ascii="Verdana" w:hAnsi="Verdana" w:cs="Calibri"/>
        </w:rPr>
      </w:pPr>
      <w:r w:rsidRPr="00CD25EA">
        <w:rPr>
          <w:rFonts w:ascii="Verdana" w:hAnsi="Verdana" w:cs="Calibri"/>
        </w:rPr>
        <w:t>JavaScript</w:t>
      </w:r>
    </w:p>
    <w:p w14:paraId="6E920CBA" w14:textId="3CE26FB6" w:rsidR="00D5264C" w:rsidRPr="00D5264C" w:rsidRDefault="00D5264C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5264C">
        <w:rPr>
          <w:rFonts w:ascii="Verdana" w:hAnsi="Verdana" w:cs="Calibri"/>
        </w:rPr>
        <w:t xml:space="preserve">O campo </w:t>
      </w:r>
      <w:r w:rsidR="009D42C1" w:rsidRPr="009D42C1">
        <w:rPr>
          <w:rFonts w:ascii="Verdana" w:hAnsi="Verdana" w:cs="Calibri"/>
          <w:i/>
          <w:iCs/>
        </w:rPr>
        <w:t>D</w:t>
      </w:r>
      <w:r w:rsidRPr="00D5264C">
        <w:rPr>
          <w:rFonts w:ascii="Verdana" w:hAnsi="Verdana" w:cs="Calibri"/>
          <w:i/>
          <w:iCs/>
        </w:rPr>
        <w:t>eixe sua opini</w:t>
      </w:r>
      <w:r w:rsidRPr="00D5264C">
        <w:rPr>
          <w:rFonts w:ascii="Verdana" w:hAnsi="Verdana" w:cs="Calibri" w:hint="eastAsia"/>
          <w:i/>
          <w:iCs/>
        </w:rPr>
        <w:t>ã</w:t>
      </w:r>
      <w:r w:rsidRPr="00D5264C">
        <w:rPr>
          <w:rFonts w:ascii="Verdana" w:hAnsi="Verdana" w:cs="Calibri"/>
          <w:i/>
          <w:iCs/>
        </w:rPr>
        <w:t>o</w:t>
      </w:r>
      <w:r w:rsidRPr="00D5264C">
        <w:rPr>
          <w:rFonts w:ascii="Verdana" w:hAnsi="Verdana" w:cs="Calibri"/>
        </w:rPr>
        <w:t xml:space="preserve"> deve ser um tipo &lt;</w:t>
      </w:r>
      <w:proofErr w:type="spellStart"/>
      <w:r w:rsidRPr="00D5264C">
        <w:rPr>
          <w:rFonts w:ascii="Verdana" w:hAnsi="Verdana" w:cs="Calibri"/>
        </w:rPr>
        <w:t>textarea</w:t>
      </w:r>
      <w:proofErr w:type="spellEnd"/>
      <w:r w:rsidRPr="00D5264C">
        <w:rPr>
          <w:rFonts w:ascii="Verdana" w:hAnsi="Verdana" w:cs="Calibri"/>
        </w:rPr>
        <w:t xml:space="preserve">&gt; com atributos </w:t>
      </w:r>
      <w:proofErr w:type="spellStart"/>
      <w:r w:rsidRPr="00D5264C">
        <w:rPr>
          <w:rFonts w:ascii="Verdana" w:hAnsi="Verdana" w:cs="Calibri"/>
        </w:rPr>
        <w:t>rows</w:t>
      </w:r>
      <w:proofErr w:type="spellEnd"/>
      <w:r w:rsidRPr="00D5264C">
        <w:rPr>
          <w:rFonts w:ascii="Verdana" w:hAnsi="Verdana" w:cs="Calibri"/>
        </w:rPr>
        <w:t>="5"</w:t>
      </w:r>
    </w:p>
    <w:p w14:paraId="73FF3374" w14:textId="77777777" w:rsidR="00D5264C" w:rsidRPr="00D5264C" w:rsidRDefault="00D5264C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proofErr w:type="spellStart"/>
      <w:r w:rsidRPr="00D5264C">
        <w:rPr>
          <w:rFonts w:ascii="Verdana" w:hAnsi="Verdana" w:cs="Calibri"/>
        </w:rPr>
        <w:t>cols</w:t>
      </w:r>
      <w:proofErr w:type="spellEnd"/>
      <w:r w:rsidRPr="00D5264C">
        <w:rPr>
          <w:rFonts w:ascii="Verdana" w:hAnsi="Verdana" w:cs="Calibri"/>
        </w:rPr>
        <w:t>="30"</w:t>
      </w:r>
    </w:p>
    <w:p w14:paraId="7E8DBF8B" w14:textId="3EF8FB86" w:rsidR="00D5264C" w:rsidRPr="00D5264C" w:rsidRDefault="00D5264C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5264C">
        <w:rPr>
          <w:rFonts w:ascii="Verdana" w:hAnsi="Verdana" w:cs="Calibri"/>
        </w:rPr>
        <w:t>N</w:t>
      </w:r>
      <w:r w:rsidRPr="00D5264C">
        <w:rPr>
          <w:rFonts w:ascii="Verdana" w:hAnsi="Verdana" w:cs="Calibri" w:hint="eastAsia"/>
        </w:rPr>
        <w:t>ã</w:t>
      </w:r>
      <w:r w:rsidRPr="00D5264C">
        <w:rPr>
          <w:rFonts w:ascii="Verdana" w:hAnsi="Verdana" w:cs="Calibri"/>
        </w:rPr>
        <w:t>o utilize nenhum c</w:t>
      </w:r>
      <w:r w:rsidRPr="00D5264C">
        <w:rPr>
          <w:rFonts w:ascii="Verdana" w:hAnsi="Verdana" w:cs="Calibri" w:hint="eastAsia"/>
        </w:rPr>
        <w:t>ó</w:t>
      </w:r>
      <w:r w:rsidRPr="00D5264C">
        <w:rPr>
          <w:rFonts w:ascii="Verdana" w:hAnsi="Verdana" w:cs="Calibri"/>
        </w:rPr>
        <w:t>digo CSS, conforme j</w:t>
      </w:r>
      <w:r w:rsidRPr="00D5264C">
        <w:rPr>
          <w:rFonts w:ascii="Verdana" w:hAnsi="Verdana" w:cs="Calibri" w:hint="eastAsia"/>
        </w:rPr>
        <w:t>á</w:t>
      </w:r>
      <w:r w:rsidRPr="00D5264C">
        <w:rPr>
          <w:rFonts w:ascii="Verdana" w:hAnsi="Verdana" w:cs="Calibri"/>
        </w:rPr>
        <w:t xml:space="preserve"> mencionado, esse conte</w:t>
      </w:r>
      <w:r w:rsidRPr="00D5264C">
        <w:rPr>
          <w:rFonts w:ascii="Verdana" w:hAnsi="Verdana" w:cs="Calibri" w:hint="eastAsia"/>
        </w:rPr>
        <w:t>ú</w:t>
      </w:r>
      <w:r w:rsidRPr="00D5264C">
        <w:rPr>
          <w:rFonts w:ascii="Verdana" w:hAnsi="Verdana" w:cs="Calibri"/>
        </w:rPr>
        <w:t>do ser</w:t>
      </w:r>
      <w:r w:rsidRPr="00D5264C">
        <w:rPr>
          <w:rFonts w:ascii="Verdana" w:hAnsi="Verdana" w:cs="Calibri" w:hint="eastAsia"/>
        </w:rPr>
        <w:t>á</w:t>
      </w:r>
      <w:r w:rsidRPr="00D5264C">
        <w:rPr>
          <w:rFonts w:ascii="Verdana" w:hAnsi="Verdana" w:cs="Calibri"/>
        </w:rPr>
        <w:t xml:space="preserve"> visto</w:t>
      </w:r>
      <w:r w:rsidR="009D42C1" w:rsidRPr="009D42C1">
        <w:rPr>
          <w:rFonts w:ascii="Verdana" w:hAnsi="Verdana" w:cs="Calibri"/>
        </w:rPr>
        <w:t xml:space="preserve"> </w:t>
      </w:r>
      <w:r w:rsidRPr="00D5264C">
        <w:rPr>
          <w:rFonts w:ascii="Verdana" w:hAnsi="Verdana" w:cs="Calibri"/>
        </w:rPr>
        <w:t>posteriormente em sala de aula</w:t>
      </w:r>
    </w:p>
    <w:p w14:paraId="60A35A57" w14:textId="790D4187" w:rsidR="00D5264C" w:rsidRPr="00D5264C" w:rsidRDefault="00D5264C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5264C">
        <w:rPr>
          <w:rFonts w:ascii="Verdana" w:hAnsi="Verdana" w:cs="Calibri"/>
        </w:rPr>
        <w:t>Fa</w:t>
      </w:r>
      <w:r w:rsidRPr="00D5264C">
        <w:rPr>
          <w:rFonts w:ascii="Verdana" w:hAnsi="Verdana" w:cs="Calibri" w:hint="eastAsia"/>
        </w:rPr>
        <w:t>ç</w:t>
      </w:r>
      <w:r w:rsidRPr="00D5264C">
        <w:rPr>
          <w:rFonts w:ascii="Verdana" w:hAnsi="Verdana" w:cs="Calibri"/>
        </w:rPr>
        <w:t>a a valida</w:t>
      </w:r>
      <w:r w:rsidRPr="00D5264C">
        <w:rPr>
          <w:rFonts w:ascii="Verdana" w:hAnsi="Verdana" w:cs="Calibri" w:hint="eastAsia"/>
        </w:rPr>
        <w:t>çã</w:t>
      </w:r>
      <w:r w:rsidRPr="00D5264C">
        <w:rPr>
          <w:rFonts w:ascii="Verdana" w:hAnsi="Verdana" w:cs="Calibri"/>
        </w:rPr>
        <w:t>o do seu c</w:t>
      </w:r>
      <w:r w:rsidRPr="00D5264C">
        <w:rPr>
          <w:rFonts w:ascii="Verdana" w:hAnsi="Verdana" w:cs="Calibri" w:hint="eastAsia"/>
        </w:rPr>
        <w:t>ó</w:t>
      </w:r>
      <w:r w:rsidRPr="00D5264C">
        <w:rPr>
          <w:rFonts w:ascii="Verdana" w:hAnsi="Verdana" w:cs="Calibri"/>
        </w:rPr>
        <w:t>digo HTML no site da W3C, pelo link:</w:t>
      </w:r>
      <w:r w:rsidRPr="00D5264C">
        <w:rPr>
          <w:rFonts w:ascii="Verdana" w:hAnsi="Verdana" w:cs="Calibri"/>
        </w:rPr>
        <w:t xml:space="preserve"> </w:t>
      </w:r>
      <w:r w:rsidRPr="00D5264C">
        <w:rPr>
          <w:rFonts w:ascii="Verdana" w:hAnsi="Verdana" w:cs="Calibri"/>
        </w:rPr>
        <w:t>https://validator.w3.org/</w:t>
      </w:r>
    </w:p>
    <w:p w14:paraId="73E23A42" w14:textId="62E67596" w:rsidR="00D5264C" w:rsidRPr="001C1F9B" w:rsidRDefault="00D5264C" w:rsidP="00D5264C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284" w:hanging="284"/>
        <w:rPr>
          <w:rFonts w:ascii="Verdana" w:hAnsi="Verdana" w:cs="Calibri"/>
        </w:rPr>
      </w:pPr>
      <w:r w:rsidRPr="00D5264C">
        <w:rPr>
          <w:rFonts w:ascii="Verdana" w:hAnsi="Verdana" w:cs="Calibri"/>
        </w:rPr>
        <w:t>Entregue o arquivo .</w:t>
      </w:r>
      <w:proofErr w:type="spellStart"/>
      <w:r w:rsidRPr="00D5264C">
        <w:rPr>
          <w:rFonts w:ascii="Verdana" w:hAnsi="Verdana" w:cs="Calibri"/>
        </w:rPr>
        <w:t>html</w:t>
      </w:r>
      <w:proofErr w:type="spellEnd"/>
      <w:r w:rsidRPr="00D5264C">
        <w:rPr>
          <w:rFonts w:ascii="Verdana" w:hAnsi="Verdana" w:cs="Calibri"/>
        </w:rPr>
        <w:t xml:space="preserve"> no </w:t>
      </w:r>
      <w:r w:rsidR="009D42C1">
        <w:rPr>
          <w:rFonts w:ascii="Verdana" w:hAnsi="Verdana" w:cs="Calibri"/>
        </w:rPr>
        <w:t>M</w:t>
      </w:r>
      <w:r w:rsidRPr="00D5264C">
        <w:rPr>
          <w:rFonts w:ascii="Verdana" w:hAnsi="Verdana" w:cs="Calibri"/>
        </w:rPr>
        <w:t xml:space="preserve">oodle, na atividade </w:t>
      </w:r>
      <w:r w:rsidRPr="00D5264C">
        <w:rPr>
          <w:rFonts w:ascii="Verdana" w:hAnsi="Verdana" w:cs="Calibri" w:hint="eastAsia"/>
        </w:rPr>
        <w:t>“</w:t>
      </w:r>
      <w:r w:rsidRPr="00D5264C">
        <w:rPr>
          <w:rFonts w:ascii="Verdana" w:hAnsi="Verdana" w:cs="Calibri"/>
          <w:i/>
          <w:iCs/>
        </w:rPr>
        <w:t>Atividade prática - Formulário”</w:t>
      </w:r>
    </w:p>
    <w:sectPr w:rsidR="00D5264C" w:rsidRPr="001C1F9B" w:rsidSect="00963A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A18"/>
    <w:multiLevelType w:val="hybridMultilevel"/>
    <w:tmpl w:val="D6B43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F64F7"/>
    <w:multiLevelType w:val="hybridMultilevel"/>
    <w:tmpl w:val="27FE9F2E"/>
    <w:lvl w:ilvl="0" w:tplc="F09C3B8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D539D"/>
    <w:multiLevelType w:val="hybridMultilevel"/>
    <w:tmpl w:val="7BCA5B76"/>
    <w:lvl w:ilvl="0" w:tplc="4DB479D2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B52A9"/>
    <w:multiLevelType w:val="multilevel"/>
    <w:tmpl w:val="EDF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7995"/>
    <w:multiLevelType w:val="hybridMultilevel"/>
    <w:tmpl w:val="424CAF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90425"/>
    <w:multiLevelType w:val="hybridMultilevel"/>
    <w:tmpl w:val="795896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C443B"/>
    <w:multiLevelType w:val="multilevel"/>
    <w:tmpl w:val="05C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4127D1A"/>
    <w:multiLevelType w:val="hybridMultilevel"/>
    <w:tmpl w:val="44DAD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F13CE"/>
    <w:multiLevelType w:val="multilevel"/>
    <w:tmpl w:val="0E8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0257B"/>
    <w:multiLevelType w:val="multilevel"/>
    <w:tmpl w:val="2C9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C605B"/>
    <w:multiLevelType w:val="hybridMultilevel"/>
    <w:tmpl w:val="AF5E46AA"/>
    <w:lvl w:ilvl="0" w:tplc="DA767D1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4298A"/>
    <w:multiLevelType w:val="multilevel"/>
    <w:tmpl w:val="D902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73ACD"/>
    <w:multiLevelType w:val="hybridMultilevel"/>
    <w:tmpl w:val="1DFA5D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C451F"/>
    <w:multiLevelType w:val="multilevel"/>
    <w:tmpl w:val="05C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01F3413"/>
    <w:multiLevelType w:val="multilevel"/>
    <w:tmpl w:val="1A8A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A38CC"/>
    <w:multiLevelType w:val="hybridMultilevel"/>
    <w:tmpl w:val="3FCE3C4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762E88"/>
    <w:multiLevelType w:val="hybridMultilevel"/>
    <w:tmpl w:val="B3AC43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54DCB"/>
    <w:multiLevelType w:val="hybridMultilevel"/>
    <w:tmpl w:val="2EA4C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904E9"/>
    <w:multiLevelType w:val="hybridMultilevel"/>
    <w:tmpl w:val="FAD8BDF6"/>
    <w:lvl w:ilvl="0" w:tplc="F09C3B8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C6F55"/>
    <w:multiLevelType w:val="multilevel"/>
    <w:tmpl w:val="D902A2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A33B3"/>
    <w:multiLevelType w:val="hybridMultilevel"/>
    <w:tmpl w:val="86F4B9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F40916"/>
    <w:multiLevelType w:val="multilevel"/>
    <w:tmpl w:val="204C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65484894"/>
    <w:multiLevelType w:val="multilevel"/>
    <w:tmpl w:val="4A0E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9757E"/>
    <w:multiLevelType w:val="hybridMultilevel"/>
    <w:tmpl w:val="B9CAE8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556969"/>
    <w:multiLevelType w:val="hybridMultilevel"/>
    <w:tmpl w:val="59EC3A36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75201128"/>
    <w:multiLevelType w:val="multilevel"/>
    <w:tmpl w:val="C9F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7316D"/>
    <w:multiLevelType w:val="multilevel"/>
    <w:tmpl w:val="A85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E5441"/>
    <w:multiLevelType w:val="multilevel"/>
    <w:tmpl w:val="05C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7B6D470F"/>
    <w:multiLevelType w:val="multilevel"/>
    <w:tmpl w:val="05C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976297787">
    <w:abstractNumId w:val="20"/>
  </w:num>
  <w:num w:numId="2" w16cid:durableId="605966926">
    <w:abstractNumId w:val="15"/>
  </w:num>
  <w:num w:numId="3" w16cid:durableId="726804395">
    <w:abstractNumId w:val="1"/>
  </w:num>
  <w:num w:numId="4" w16cid:durableId="755174415">
    <w:abstractNumId w:val="9"/>
  </w:num>
  <w:num w:numId="5" w16cid:durableId="714547482">
    <w:abstractNumId w:val="25"/>
  </w:num>
  <w:num w:numId="6" w16cid:durableId="1790005573">
    <w:abstractNumId w:val="3"/>
  </w:num>
  <w:num w:numId="7" w16cid:durableId="95291899">
    <w:abstractNumId w:val="22"/>
  </w:num>
  <w:num w:numId="8" w16cid:durableId="580480562">
    <w:abstractNumId w:val="26"/>
  </w:num>
  <w:num w:numId="9" w16cid:durableId="1754935497">
    <w:abstractNumId w:val="18"/>
  </w:num>
  <w:num w:numId="10" w16cid:durableId="609896861">
    <w:abstractNumId w:val="23"/>
  </w:num>
  <w:num w:numId="11" w16cid:durableId="1695575879">
    <w:abstractNumId w:val="17"/>
  </w:num>
  <w:num w:numId="12" w16cid:durableId="1293484048">
    <w:abstractNumId w:val="4"/>
  </w:num>
  <w:num w:numId="13" w16cid:durableId="786463670">
    <w:abstractNumId w:val="16"/>
  </w:num>
  <w:num w:numId="14" w16cid:durableId="1026717773">
    <w:abstractNumId w:val="0"/>
  </w:num>
  <w:num w:numId="15" w16cid:durableId="371611964">
    <w:abstractNumId w:val="5"/>
  </w:num>
  <w:num w:numId="16" w16cid:durableId="1340354276">
    <w:abstractNumId w:val="7"/>
  </w:num>
  <w:num w:numId="17" w16cid:durableId="141428193">
    <w:abstractNumId w:val="8"/>
  </w:num>
  <w:num w:numId="18" w16cid:durableId="1777824631">
    <w:abstractNumId w:val="14"/>
  </w:num>
  <w:num w:numId="19" w16cid:durableId="1001004892">
    <w:abstractNumId w:val="11"/>
  </w:num>
  <w:num w:numId="20" w16cid:durableId="1204558664">
    <w:abstractNumId w:val="19"/>
  </w:num>
  <w:num w:numId="21" w16cid:durableId="1610157424">
    <w:abstractNumId w:val="13"/>
  </w:num>
  <w:num w:numId="22" w16cid:durableId="1580141137">
    <w:abstractNumId w:val="28"/>
  </w:num>
  <w:num w:numId="23" w16cid:durableId="1974796293">
    <w:abstractNumId w:val="24"/>
  </w:num>
  <w:num w:numId="24" w16cid:durableId="1514303546">
    <w:abstractNumId w:val="12"/>
  </w:num>
  <w:num w:numId="25" w16cid:durableId="1918663282">
    <w:abstractNumId w:val="10"/>
  </w:num>
  <w:num w:numId="26" w16cid:durableId="665087017">
    <w:abstractNumId w:val="6"/>
  </w:num>
  <w:num w:numId="27" w16cid:durableId="1993023454">
    <w:abstractNumId w:val="2"/>
  </w:num>
  <w:num w:numId="28" w16cid:durableId="1362629752">
    <w:abstractNumId w:val="27"/>
  </w:num>
  <w:num w:numId="29" w16cid:durableId="903611095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briel Canhadas Genvigir">
    <w15:presenceInfo w15:providerId="Windows Live" w15:userId="664a66a1ae68ca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05"/>
    <w:rsid w:val="000137EF"/>
    <w:rsid w:val="00026731"/>
    <w:rsid w:val="000476B2"/>
    <w:rsid w:val="000503E0"/>
    <w:rsid w:val="00051280"/>
    <w:rsid w:val="00061341"/>
    <w:rsid w:val="000716C4"/>
    <w:rsid w:val="0009054C"/>
    <w:rsid w:val="000B5488"/>
    <w:rsid w:val="000C25FA"/>
    <w:rsid w:val="000D008F"/>
    <w:rsid w:val="000F6733"/>
    <w:rsid w:val="00120E65"/>
    <w:rsid w:val="00154C41"/>
    <w:rsid w:val="00156636"/>
    <w:rsid w:val="00166236"/>
    <w:rsid w:val="0017382E"/>
    <w:rsid w:val="00195676"/>
    <w:rsid w:val="001A1068"/>
    <w:rsid w:val="001A788C"/>
    <w:rsid w:val="001B4FCE"/>
    <w:rsid w:val="001C1F9B"/>
    <w:rsid w:val="001D0AAD"/>
    <w:rsid w:val="001E408B"/>
    <w:rsid w:val="001E5509"/>
    <w:rsid w:val="00215B20"/>
    <w:rsid w:val="002371C6"/>
    <w:rsid w:val="002373B6"/>
    <w:rsid w:val="00255106"/>
    <w:rsid w:val="00261D49"/>
    <w:rsid w:val="002714F9"/>
    <w:rsid w:val="00275616"/>
    <w:rsid w:val="00280D64"/>
    <w:rsid w:val="00282133"/>
    <w:rsid w:val="002A1314"/>
    <w:rsid w:val="002A7D4E"/>
    <w:rsid w:val="002B4AD5"/>
    <w:rsid w:val="002E3BF2"/>
    <w:rsid w:val="002E6A57"/>
    <w:rsid w:val="003031CD"/>
    <w:rsid w:val="00312E6E"/>
    <w:rsid w:val="00313EA7"/>
    <w:rsid w:val="00320853"/>
    <w:rsid w:val="0033144B"/>
    <w:rsid w:val="00366B4C"/>
    <w:rsid w:val="0037369E"/>
    <w:rsid w:val="00390F8B"/>
    <w:rsid w:val="003A4D2E"/>
    <w:rsid w:val="003E5801"/>
    <w:rsid w:val="004233C8"/>
    <w:rsid w:val="0043551F"/>
    <w:rsid w:val="004422CC"/>
    <w:rsid w:val="004450FB"/>
    <w:rsid w:val="004532D0"/>
    <w:rsid w:val="0047406C"/>
    <w:rsid w:val="004931A6"/>
    <w:rsid w:val="004935FA"/>
    <w:rsid w:val="004A0F71"/>
    <w:rsid w:val="004A2E18"/>
    <w:rsid w:val="004C189A"/>
    <w:rsid w:val="004C6D95"/>
    <w:rsid w:val="004D1375"/>
    <w:rsid w:val="004E4B5A"/>
    <w:rsid w:val="005030F4"/>
    <w:rsid w:val="0050508B"/>
    <w:rsid w:val="00517366"/>
    <w:rsid w:val="00520B8B"/>
    <w:rsid w:val="0053488C"/>
    <w:rsid w:val="00554958"/>
    <w:rsid w:val="00584716"/>
    <w:rsid w:val="00597BD8"/>
    <w:rsid w:val="005B2A23"/>
    <w:rsid w:val="005E4093"/>
    <w:rsid w:val="00613043"/>
    <w:rsid w:val="0062251D"/>
    <w:rsid w:val="006304D4"/>
    <w:rsid w:val="0063723C"/>
    <w:rsid w:val="00647C66"/>
    <w:rsid w:val="00683EE8"/>
    <w:rsid w:val="00685733"/>
    <w:rsid w:val="006B12F2"/>
    <w:rsid w:val="006B3622"/>
    <w:rsid w:val="006C27B0"/>
    <w:rsid w:val="007132D2"/>
    <w:rsid w:val="007175AE"/>
    <w:rsid w:val="00740D59"/>
    <w:rsid w:val="00755AD7"/>
    <w:rsid w:val="00763DA6"/>
    <w:rsid w:val="00764DE3"/>
    <w:rsid w:val="007655D3"/>
    <w:rsid w:val="007704E6"/>
    <w:rsid w:val="007803E5"/>
    <w:rsid w:val="00793014"/>
    <w:rsid w:val="007C6F4E"/>
    <w:rsid w:val="007D7CF3"/>
    <w:rsid w:val="008047C8"/>
    <w:rsid w:val="00831B66"/>
    <w:rsid w:val="00834E11"/>
    <w:rsid w:val="00842EC9"/>
    <w:rsid w:val="008472CB"/>
    <w:rsid w:val="008553AA"/>
    <w:rsid w:val="008800F4"/>
    <w:rsid w:val="00891799"/>
    <w:rsid w:val="008A269E"/>
    <w:rsid w:val="008A368C"/>
    <w:rsid w:val="008C3146"/>
    <w:rsid w:val="008C3FB9"/>
    <w:rsid w:val="00916E60"/>
    <w:rsid w:val="009203AF"/>
    <w:rsid w:val="00933D9D"/>
    <w:rsid w:val="00963A05"/>
    <w:rsid w:val="00982EE7"/>
    <w:rsid w:val="00985D25"/>
    <w:rsid w:val="009B7D9F"/>
    <w:rsid w:val="009C2CAA"/>
    <w:rsid w:val="009C30E1"/>
    <w:rsid w:val="009D42C1"/>
    <w:rsid w:val="009E1CB7"/>
    <w:rsid w:val="00A12E1E"/>
    <w:rsid w:val="00A24F56"/>
    <w:rsid w:val="00A32CE6"/>
    <w:rsid w:val="00A35D47"/>
    <w:rsid w:val="00A56C3D"/>
    <w:rsid w:val="00A67F52"/>
    <w:rsid w:val="00A803A0"/>
    <w:rsid w:val="00A8316B"/>
    <w:rsid w:val="00A83755"/>
    <w:rsid w:val="00A842ED"/>
    <w:rsid w:val="00A930C0"/>
    <w:rsid w:val="00AB22BE"/>
    <w:rsid w:val="00AB4602"/>
    <w:rsid w:val="00AB756F"/>
    <w:rsid w:val="00AD2D61"/>
    <w:rsid w:val="00AE1264"/>
    <w:rsid w:val="00AE1E64"/>
    <w:rsid w:val="00AF3E2C"/>
    <w:rsid w:val="00B2598B"/>
    <w:rsid w:val="00B408CA"/>
    <w:rsid w:val="00B47C80"/>
    <w:rsid w:val="00B84FE2"/>
    <w:rsid w:val="00B862E4"/>
    <w:rsid w:val="00B935C1"/>
    <w:rsid w:val="00BD01D8"/>
    <w:rsid w:val="00BF4AEC"/>
    <w:rsid w:val="00C04E9F"/>
    <w:rsid w:val="00C70F15"/>
    <w:rsid w:val="00C806A8"/>
    <w:rsid w:val="00C8617D"/>
    <w:rsid w:val="00C940BE"/>
    <w:rsid w:val="00C94CED"/>
    <w:rsid w:val="00CA2D77"/>
    <w:rsid w:val="00CC0594"/>
    <w:rsid w:val="00CC1C83"/>
    <w:rsid w:val="00CC3FF2"/>
    <w:rsid w:val="00CC4536"/>
    <w:rsid w:val="00CD25EA"/>
    <w:rsid w:val="00CE20C6"/>
    <w:rsid w:val="00CF230B"/>
    <w:rsid w:val="00D13C71"/>
    <w:rsid w:val="00D16A37"/>
    <w:rsid w:val="00D32443"/>
    <w:rsid w:val="00D42FDA"/>
    <w:rsid w:val="00D5264C"/>
    <w:rsid w:val="00D541F3"/>
    <w:rsid w:val="00D553B2"/>
    <w:rsid w:val="00D66A24"/>
    <w:rsid w:val="00D804B5"/>
    <w:rsid w:val="00D82E4A"/>
    <w:rsid w:val="00D8382E"/>
    <w:rsid w:val="00D848E1"/>
    <w:rsid w:val="00D9024E"/>
    <w:rsid w:val="00D9461B"/>
    <w:rsid w:val="00DA1867"/>
    <w:rsid w:val="00DA7E95"/>
    <w:rsid w:val="00DD5419"/>
    <w:rsid w:val="00DE5B45"/>
    <w:rsid w:val="00E217D4"/>
    <w:rsid w:val="00E317E1"/>
    <w:rsid w:val="00E82A70"/>
    <w:rsid w:val="00E85D09"/>
    <w:rsid w:val="00E93A3F"/>
    <w:rsid w:val="00EA23E7"/>
    <w:rsid w:val="00EB41D1"/>
    <w:rsid w:val="00ED0D1E"/>
    <w:rsid w:val="00EE639F"/>
    <w:rsid w:val="00F07E20"/>
    <w:rsid w:val="00F12527"/>
    <w:rsid w:val="00F16932"/>
    <w:rsid w:val="00F5743C"/>
    <w:rsid w:val="00F60DD0"/>
    <w:rsid w:val="00F679E6"/>
    <w:rsid w:val="00F7515B"/>
    <w:rsid w:val="00F87FB1"/>
    <w:rsid w:val="00FF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620B"/>
  <w15:chartTrackingRefBased/>
  <w15:docId w15:val="{05EAF954-A721-47AB-94EC-5552F924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E2C"/>
  </w:style>
  <w:style w:type="paragraph" w:styleId="Ttulo1">
    <w:name w:val="heading 1"/>
    <w:basedOn w:val="Normal"/>
    <w:next w:val="Normal"/>
    <w:link w:val="Ttulo1Char"/>
    <w:uiPriority w:val="9"/>
    <w:qFormat/>
    <w:rsid w:val="0096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3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3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3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3A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3A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3A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3A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3A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3A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3A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3A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3A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3A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3A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63A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3A0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93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F3E2C"/>
    <w:rPr>
      <w:color w:val="96607D" w:themeColor="followedHyperlink"/>
      <w:u w:val="single"/>
    </w:rPr>
  </w:style>
  <w:style w:type="paragraph" w:styleId="Reviso">
    <w:name w:val="Revision"/>
    <w:hidden/>
    <w:uiPriority w:val="99"/>
    <w:semiHidden/>
    <w:rsid w:val="002551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html/html_form_elements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asil.un.org/pt-br/sdgs" TargetMode="External"/><Relationship Id="rId5" Type="http://schemas.openxmlformats.org/officeDocument/2006/relationships/hyperlink" Target="https://fonts.google.com/icon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13</Pages>
  <Words>2569</Words>
  <Characters>14082</Characters>
  <Application>Microsoft Office Word</Application>
  <DocSecurity>0</DocSecurity>
  <Lines>380</Lines>
  <Paragraphs>216</Paragraphs>
  <ScaleCrop>false</ScaleCrop>
  <Company/>
  <LinksUpToDate>false</LinksUpToDate>
  <CharactersWithSpaces>16435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106</cp:revision>
  <dcterms:created xsi:type="dcterms:W3CDTF">2026-04-01T16:26:00Z</dcterms:created>
  <dcterms:modified xsi:type="dcterms:W3CDTF">2026-04-01T21:04:00Z</dcterms:modified>
</cp:coreProperties>
</file>